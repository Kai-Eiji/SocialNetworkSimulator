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01FCA2" w14:textId="77777777" w:rsidR="00945FB1" w:rsidRPr="005F0426" w:rsidRDefault="00107895">
      <w:pPr>
        <w:rPr>
          <w:rFonts w:ascii="Times New Roman" w:hAnsi="Times New Roman" w:cs="Times New Roman"/>
          <w:b/>
          <w:sz w:val="64"/>
          <w:szCs w:val="64"/>
        </w:rPr>
      </w:pPr>
      <w:r w:rsidRPr="005F0426">
        <w:rPr>
          <w:rFonts w:ascii="Times New Roman" w:hAnsi="Times New Roman" w:cs="Times New Roman"/>
          <w:b/>
          <w:sz w:val="64"/>
          <w:szCs w:val="64"/>
        </w:rPr>
        <w:t>User</w:t>
      </w:r>
      <w:r w:rsidR="00945FB1" w:rsidRPr="005F0426">
        <w:rPr>
          <w:rFonts w:ascii="Times New Roman" w:hAnsi="Times New Roman" w:cs="Times New Roman"/>
          <w:b/>
          <w:sz w:val="64"/>
          <w:szCs w:val="64"/>
        </w:rPr>
        <w:t>’s</w:t>
      </w:r>
      <w:r w:rsidRPr="005F0426">
        <w:rPr>
          <w:rFonts w:ascii="Times New Roman" w:hAnsi="Times New Roman" w:cs="Times New Roman"/>
          <w:b/>
          <w:sz w:val="64"/>
          <w:szCs w:val="64"/>
        </w:rPr>
        <w:t xml:space="preserve"> </w:t>
      </w:r>
      <w:r w:rsidR="00945FB1" w:rsidRPr="005F0426">
        <w:rPr>
          <w:rFonts w:ascii="Times New Roman" w:hAnsi="Times New Roman" w:cs="Times New Roman"/>
          <w:b/>
          <w:sz w:val="64"/>
          <w:szCs w:val="64"/>
        </w:rPr>
        <w:t>Manual</w:t>
      </w:r>
    </w:p>
    <w:p w14:paraId="09457F23" w14:textId="77777777" w:rsidR="00945FB1" w:rsidRPr="005F0426" w:rsidRDefault="00945FB1">
      <w:pPr>
        <w:rPr>
          <w:rFonts w:ascii="Times New Roman" w:hAnsi="Times New Roman" w:cs="Times New Roman"/>
        </w:rPr>
      </w:pPr>
    </w:p>
    <w:p w14:paraId="0BAA5FE7" w14:textId="77777777" w:rsidR="0049132C" w:rsidRDefault="00107895">
      <w:pPr>
        <w:rPr>
          <w:rFonts w:ascii="Times New Roman" w:hAnsi="Times New Roman" w:cs="Times New Roman"/>
          <w:i/>
          <w:sz w:val="36"/>
          <w:szCs w:val="36"/>
        </w:rPr>
      </w:pPr>
      <w:r w:rsidRPr="005F0426">
        <w:rPr>
          <w:rFonts w:ascii="Times New Roman" w:hAnsi="Times New Roman" w:cs="Times New Roman"/>
          <w:i/>
          <w:sz w:val="36"/>
          <w:szCs w:val="36"/>
        </w:rPr>
        <w:t>Social Network Analysis and Simulation Tool</w:t>
      </w:r>
    </w:p>
    <w:p w14:paraId="4057696B" w14:textId="77777777" w:rsidR="0049132C" w:rsidRDefault="0049132C">
      <w:pPr>
        <w:rPr>
          <w:rFonts w:ascii="Times New Roman" w:hAnsi="Times New Roman" w:cs="Times New Roman"/>
        </w:rPr>
      </w:pPr>
    </w:p>
    <w:p w14:paraId="73DB5352" w14:textId="79655AC0" w:rsidR="00107895" w:rsidRPr="00157F16" w:rsidRDefault="0049132C">
      <w:pPr>
        <w:rPr>
          <w:rFonts w:ascii="Times New Roman" w:hAnsi="Times New Roman" w:cs="Times New Roman"/>
          <w:i/>
          <w:sz w:val="24"/>
          <w:szCs w:val="24"/>
        </w:rPr>
      </w:pPr>
      <w:r w:rsidRPr="00157F16">
        <w:rPr>
          <w:rFonts w:ascii="Times New Roman" w:hAnsi="Times New Roman" w:cs="Times New Roman"/>
          <w:sz w:val="24"/>
          <w:szCs w:val="24"/>
        </w:rPr>
        <w:t>Xinyue Ye, New Jersey Institute of Technology</w:t>
      </w:r>
    </w:p>
    <w:p w14:paraId="401867C7" w14:textId="177A37F5" w:rsidR="009C1A46" w:rsidRPr="00157F16" w:rsidRDefault="0049132C">
      <w:pPr>
        <w:rPr>
          <w:rFonts w:ascii="Times New Roman" w:hAnsi="Times New Roman" w:cs="Times New Roman"/>
          <w:sz w:val="24"/>
          <w:szCs w:val="24"/>
        </w:rPr>
      </w:pPr>
      <w:r w:rsidRPr="00157F16">
        <w:rPr>
          <w:rFonts w:ascii="Times New Roman" w:hAnsi="Times New Roman" w:cs="Times New Roman"/>
          <w:sz w:val="24"/>
          <w:szCs w:val="24"/>
        </w:rPr>
        <w:t>Jay Lee, Kent State University</w:t>
      </w:r>
    </w:p>
    <w:p w14:paraId="46C15E83" w14:textId="091CE3E8" w:rsidR="0049132C" w:rsidRPr="00157F16" w:rsidRDefault="00157F16">
      <w:pPr>
        <w:rPr>
          <w:rFonts w:ascii="Times New Roman" w:hAnsi="Times New Roman" w:cs="Times New Roman"/>
          <w:sz w:val="24"/>
          <w:szCs w:val="24"/>
        </w:rPr>
      </w:pPr>
      <w:r w:rsidRPr="00157F16">
        <w:rPr>
          <w:rFonts w:ascii="Times New Roman" w:hAnsi="Times New Roman" w:cs="Times New Roman"/>
          <w:sz w:val="24"/>
          <w:szCs w:val="24"/>
        </w:rPr>
        <w:t>Ming-Hsiang Tsou, San Diego State University</w:t>
      </w:r>
    </w:p>
    <w:p w14:paraId="1E1A84F6" w14:textId="71A54379" w:rsidR="00157F16" w:rsidRPr="00157F16" w:rsidRDefault="00157F16">
      <w:pPr>
        <w:rPr>
          <w:rFonts w:ascii="Times New Roman" w:hAnsi="Times New Roman" w:cs="Times New Roman"/>
          <w:sz w:val="24"/>
          <w:szCs w:val="24"/>
        </w:rPr>
      </w:pPr>
    </w:p>
    <w:p w14:paraId="1F287BC3" w14:textId="299F007F" w:rsidR="0049132C" w:rsidRPr="00157F16" w:rsidRDefault="00157F16">
      <w:pPr>
        <w:rPr>
          <w:rFonts w:ascii="Times New Roman" w:hAnsi="Times New Roman" w:cs="Times New Roman"/>
          <w:sz w:val="24"/>
          <w:szCs w:val="24"/>
        </w:rPr>
      </w:pPr>
      <w:r w:rsidRPr="00157F16">
        <w:rPr>
          <w:rFonts w:ascii="Times New Roman" w:hAnsi="Times New Roman" w:cs="Times New Roman"/>
          <w:sz w:val="24"/>
          <w:szCs w:val="24"/>
        </w:rPr>
        <w:t xml:space="preserve">Developer </w:t>
      </w:r>
      <w:r w:rsidR="00F95D37">
        <w:rPr>
          <w:rFonts w:ascii="Times New Roman" w:hAnsi="Times New Roman" w:cs="Times New Roman"/>
          <w:sz w:val="24"/>
          <w:szCs w:val="24"/>
        </w:rPr>
        <w:t xml:space="preserve">and Contributor </w:t>
      </w:r>
      <w:r w:rsidRPr="00157F16">
        <w:rPr>
          <w:rFonts w:ascii="Times New Roman" w:hAnsi="Times New Roman" w:cs="Times New Roman"/>
          <w:sz w:val="24"/>
          <w:szCs w:val="24"/>
        </w:rPr>
        <w:t>Team (by Alphabetical Order):</w:t>
      </w:r>
    </w:p>
    <w:p w14:paraId="41DB4844" w14:textId="3417E530" w:rsidR="00F95D37" w:rsidRDefault="00F95D37">
      <w:pPr>
        <w:rPr>
          <w:rFonts w:ascii="Times New Roman" w:hAnsi="Times New Roman" w:cs="Times New Roman"/>
          <w:sz w:val="24"/>
          <w:szCs w:val="24"/>
        </w:rPr>
      </w:pPr>
      <w:r>
        <w:rPr>
          <w:rFonts w:ascii="Times New Roman" w:hAnsi="Times New Roman" w:cs="Times New Roman"/>
          <w:sz w:val="24"/>
          <w:szCs w:val="24"/>
        </w:rPr>
        <w:t xml:space="preserve">Lu Chen, </w:t>
      </w:r>
      <w:r w:rsidR="00157F16" w:rsidRPr="00157F16">
        <w:rPr>
          <w:rFonts w:ascii="Times New Roman" w:hAnsi="Times New Roman" w:cs="Times New Roman"/>
          <w:sz w:val="24"/>
          <w:szCs w:val="24"/>
        </w:rPr>
        <w:t>Zhuo Chen</w:t>
      </w:r>
      <w:r>
        <w:rPr>
          <w:rFonts w:ascii="Times New Roman" w:hAnsi="Times New Roman" w:cs="Times New Roman"/>
          <w:sz w:val="24"/>
          <w:szCs w:val="24"/>
        </w:rPr>
        <w:t xml:space="preserve">, </w:t>
      </w:r>
      <w:r w:rsidR="00157F16" w:rsidRPr="00157F16">
        <w:rPr>
          <w:rFonts w:ascii="Times New Roman" w:hAnsi="Times New Roman" w:cs="Times New Roman"/>
          <w:sz w:val="24"/>
          <w:szCs w:val="24"/>
        </w:rPr>
        <w:t>Lanxue Dang</w:t>
      </w:r>
      <w:r>
        <w:rPr>
          <w:rFonts w:ascii="Times New Roman" w:hAnsi="Times New Roman" w:cs="Times New Roman"/>
          <w:sz w:val="24"/>
          <w:szCs w:val="24"/>
        </w:rPr>
        <w:t xml:space="preserve">, </w:t>
      </w:r>
      <w:r w:rsidRPr="00F95D37">
        <w:rPr>
          <w:rFonts w:ascii="Times New Roman" w:hAnsi="Times New Roman" w:cs="Times New Roman"/>
          <w:sz w:val="24"/>
          <w:szCs w:val="24"/>
        </w:rPr>
        <w:t xml:space="preserve">Zhenliang Feng, Sagar Jha, </w:t>
      </w:r>
      <w:r w:rsidR="00157F16" w:rsidRPr="00157F16">
        <w:rPr>
          <w:rFonts w:ascii="Times New Roman" w:hAnsi="Times New Roman" w:cs="Times New Roman"/>
          <w:sz w:val="24"/>
          <w:szCs w:val="24"/>
        </w:rPr>
        <w:t>Jay Le</w:t>
      </w:r>
      <w:r>
        <w:rPr>
          <w:rFonts w:ascii="Times New Roman" w:hAnsi="Times New Roman" w:cs="Times New Roman"/>
          <w:sz w:val="24"/>
          <w:szCs w:val="24"/>
        </w:rPr>
        <w:t xml:space="preserve">e, Bozhi Wang, </w:t>
      </w:r>
      <w:r w:rsidR="00157F16" w:rsidRPr="00157F16">
        <w:rPr>
          <w:rFonts w:ascii="Times New Roman" w:hAnsi="Times New Roman" w:cs="Times New Roman"/>
          <w:sz w:val="24"/>
          <w:szCs w:val="24"/>
        </w:rPr>
        <w:t>Xinyue Ye</w:t>
      </w:r>
    </w:p>
    <w:p w14:paraId="7D6F695C" w14:textId="64A48B78" w:rsidR="00157F16" w:rsidRPr="00786CC5" w:rsidRDefault="00F95D37">
      <w:pPr>
        <w:rPr>
          <w:rFonts w:ascii="Times New Roman" w:hAnsi="Times New Roman" w:cs="Times New Roman"/>
          <w:sz w:val="24"/>
          <w:szCs w:val="24"/>
          <w:rPrChange w:id="0" w:author="wuji liu" w:date="2018-09-17T02:15:00Z">
            <w:rPr>
              <w:rFonts w:ascii="Times New Roman" w:hAnsi="Times New Roman" w:cs="Times New Roman"/>
              <w:sz w:val="24"/>
              <w:szCs w:val="24"/>
              <w:highlight w:val="yellow"/>
            </w:rPr>
          </w:rPrChange>
        </w:rPr>
      </w:pPr>
      <w:del w:id="1" w:author="wuji liu" w:date="2018-09-17T02:15:00Z">
        <w:r w:rsidRPr="00786CC5" w:rsidDel="00786CC5">
          <w:rPr>
            <w:rFonts w:ascii="Times New Roman" w:hAnsi="Times New Roman" w:cs="Times New Roman"/>
            <w:sz w:val="24"/>
            <w:szCs w:val="24"/>
            <w:rPrChange w:id="2" w:author="wuji liu" w:date="2018-09-17T02:15:00Z">
              <w:rPr>
                <w:rFonts w:ascii="Times New Roman" w:hAnsi="Times New Roman" w:cs="Times New Roman"/>
                <w:sz w:val="24"/>
                <w:szCs w:val="24"/>
                <w:highlight w:val="yellow"/>
              </w:rPr>
            </w:rPrChange>
          </w:rPr>
          <w:delText>Your Name (here)</w:delText>
        </w:r>
      </w:del>
      <w:ins w:id="3" w:author="wuji liu" w:date="2018-09-17T02:15:00Z">
        <w:r w:rsidR="00786CC5" w:rsidRPr="00786CC5">
          <w:rPr>
            <w:rFonts w:ascii="Times New Roman" w:hAnsi="Times New Roman" w:cs="Times New Roman"/>
            <w:sz w:val="24"/>
            <w:szCs w:val="24"/>
            <w:rPrChange w:id="4" w:author="wuji liu" w:date="2018-09-17T02:15:00Z">
              <w:rPr>
                <w:rFonts w:ascii="Times New Roman" w:hAnsi="Times New Roman" w:cs="Times New Roman"/>
                <w:sz w:val="24"/>
                <w:szCs w:val="24"/>
                <w:highlight w:val="yellow"/>
              </w:rPr>
            </w:rPrChange>
          </w:rPr>
          <w:t>Wuji Liu</w:t>
        </w:r>
      </w:ins>
    </w:p>
    <w:p w14:paraId="08A37AD7" w14:textId="77777777" w:rsidR="00F95D37" w:rsidRDefault="00F95D37">
      <w:pPr>
        <w:rPr>
          <w:rFonts w:ascii="Times New Roman" w:hAnsi="Times New Roman" w:cs="Times New Roman"/>
          <w:sz w:val="24"/>
          <w:szCs w:val="24"/>
        </w:rPr>
      </w:pPr>
    </w:p>
    <w:p w14:paraId="4D79194C" w14:textId="464851A2" w:rsidR="00157F16" w:rsidRDefault="00157F16">
      <w:pPr>
        <w:rPr>
          <w:rFonts w:ascii="Times New Roman" w:hAnsi="Times New Roman" w:cs="Times New Roman"/>
          <w:sz w:val="24"/>
          <w:szCs w:val="24"/>
        </w:rPr>
      </w:pPr>
      <w:r>
        <w:rPr>
          <w:rFonts w:ascii="Times New Roman" w:hAnsi="Times New Roman" w:cs="Times New Roman"/>
          <w:sz w:val="24"/>
          <w:szCs w:val="24"/>
        </w:rPr>
        <w:t xml:space="preserve">Updated on </w:t>
      </w:r>
      <w:del w:id="5" w:author="wuji liu" w:date="2018-09-17T02:20:00Z">
        <w:r w:rsidRPr="00157F16" w:rsidDel="007719D6">
          <w:rPr>
            <w:rFonts w:ascii="Times New Roman" w:hAnsi="Times New Roman" w:cs="Times New Roman"/>
            <w:sz w:val="24"/>
            <w:szCs w:val="24"/>
          </w:rPr>
          <w:delText xml:space="preserve">August </w:delText>
        </w:r>
      </w:del>
      <w:ins w:id="6" w:author="wuji liu" w:date="2018-11-04T11:02:00Z">
        <w:r w:rsidR="00130356">
          <w:rPr>
            <w:rFonts w:ascii="Times New Roman" w:hAnsi="Times New Roman" w:cs="Times New Roman"/>
            <w:sz w:val="24"/>
            <w:szCs w:val="24"/>
          </w:rPr>
          <w:t>Nov</w:t>
        </w:r>
      </w:ins>
      <w:ins w:id="7" w:author="wuji liu" w:date="2018-09-17T02:20:00Z">
        <w:r w:rsidR="007719D6" w:rsidRPr="00157F16">
          <w:rPr>
            <w:rFonts w:ascii="Times New Roman" w:hAnsi="Times New Roman" w:cs="Times New Roman"/>
            <w:sz w:val="24"/>
            <w:szCs w:val="24"/>
          </w:rPr>
          <w:t xml:space="preserve"> </w:t>
        </w:r>
      </w:ins>
      <w:del w:id="8" w:author="wuji liu" w:date="2018-09-17T02:20:00Z">
        <w:r w:rsidRPr="00157F16" w:rsidDel="007719D6">
          <w:rPr>
            <w:rFonts w:ascii="Times New Roman" w:hAnsi="Times New Roman" w:cs="Times New Roman"/>
            <w:sz w:val="24"/>
            <w:szCs w:val="24"/>
          </w:rPr>
          <w:delText>27</w:delText>
        </w:r>
      </w:del>
      <w:ins w:id="9" w:author="wuji liu" w:date="2018-11-04T11:02:00Z">
        <w:r w:rsidR="00130356">
          <w:rPr>
            <w:rFonts w:ascii="Times New Roman" w:hAnsi="Times New Roman" w:cs="Times New Roman"/>
            <w:sz w:val="24"/>
            <w:szCs w:val="24"/>
          </w:rPr>
          <w:t>4</w:t>
        </w:r>
      </w:ins>
      <w:bookmarkStart w:id="10" w:name="_GoBack"/>
      <w:bookmarkEnd w:id="10"/>
      <w:r w:rsidRPr="00157F16">
        <w:rPr>
          <w:rFonts w:ascii="Times New Roman" w:hAnsi="Times New Roman" w:cs="Times New Roman"/>
          <w:sz w:val="24"/>
          <w:szCs w:val="24"/>
        </w:rPr>
        <w:t>, 2018</w:t>
      </w:r>
    </w:p>
    <w:p w14:paraId="29F244F1" w14:textId="77777777" w:rsidR="00157F16" w:rsidRPr="00157F16" w:rsidRDefault="00157F16">
      <w:pPr>
        <w:rPr>
          <w:rFonts w:ascii="Times New Roman" w:hAnsi="Times New Roman" w:cs="Times New Roman"/>
          <w:sz w:val="24"/>
          <w:szCs w:val="24"/>
        </w:rPr>
      </w:pPr>
    </w:p>
    <w:p w14:paraId="5620687A" w14:textId="231F1D5E" w:rsidR="0049132C" w:rsidRPr="00157F16" w:rsidRDefault="0049132C">
      <w:pPr>
        <w:rPr>
          <w:rFonts w:ascii="Times New Roman" w:hAnsi="Times New Roman" w:cs="Times New Roman"/>
          <w:sz w:val="24"/>
          <w:szCs w:val="24"/>
        </w:rPr>
      </w:pPr>
      <w:r w:rsidRPr="00157F16">
        <w:rPr>
          <w:rFonts w:ascii="Times New Roman" w:hAnsi="Times New Roman" w:cs="Times New Roman"/>
          <w:sz w:val="24"/>
          <w:szCs w:val="24"/>
        </w:rPr>
        <w:t>Code is at:</w:t>
      </w:r>
    </w:p>
    <w:p w14:paraId="7BB6614F" w14:textId="067B93D5" w:rsidR="0049132C" w:rsidRPr="00157F16" w:rsidRDefault="0049132C">
      <w:pPr>
        <w:rPr>
          <w:rFonts w:ascii="Times New Roman" w:hAnsi="Times New Roman" w:cs="Times New Roman"/>
          <w:sz w:val="24"/>
          <w:szCs w:val="24"/>
        </w:rPr>
      </w:pPr>
      <w:r w:rsidRPr="00157F16">
        <w:rPr>
          <w:rFonts w:ascii="Times New Roman" w:hAnsi="Times New Roman" w:cs="Times New Roman"/>
          <w:sz w:val="24"/>
          <w:szCs w:val="24"/>
        </w:rPr>
        <w:t>https://github.com/socialnetworktool/SocialNetworkSimulator</w:t>
      </w:r>
    </w:p>
    <w:p w14:paraId="229D57A0" w14:textId="77777777" w:rsidR="00945FB1" w:rsidRPr="005F0426" w:rsidRDefault="00945FB1">
      <w:pPr>
        <w:rPr>
          <w:rFonts w:ascii="Times New Roman" w:hAnsi="Times New Roman" w:cs="Times New Roman"/>
        </w:rPr>
      </w:pPr>
      <w:r w:rsidRPr="005F0426">
        <w:rPr>
          <w:rFonts w:ascii="Times New Roman" w:hAnsi="Times New Roman" w:cs="Times New Roman"/>
        </w:rPr>
        <w:br w:type="page"/>
      </w:r>
    </w:p>
    <w:p w14:paraId="09375CAF" w14:textId="77777777" w:rsidR="00945FB1" w:rsidRPr="005F0426" w:rsidRDefault="00945FB1" w:rsidP="00945FB1">
      <w:pPr>
        <w:jc w:val="center"/>
        <w:rPr>
          <w:rFonts w:ascii="Times New Roman" w:hAnsi="Times New Roman" w:cs="Times New Roman"/>
          <w:b/>
          <w:sz w:val="32"/>
          <w:szCs w:val="32"/>
        </w:rPr>
      </w:pPr>
      <w:r w:rsidRPr="005F0426">
        <w:rPr>
          <w:rFonts w:ascii="Times New Roman" w:hAnsi="Times New Roman" w:cs="Times New Roman"/>
          <w:b/>
          <w:sz w:val="32"/>
          <w:szCs w:val="32"/>
        </w:rPr>
        <w:lastRenderedPageBreak/>
        <w:t>USER’S MANUAL</w:t>
      </w:r>
    </w:p>
    <w:p w14:paraId="2BEB6AF6" w14:textId="77777777" w:rsidR="00945FB1" w:rsidRPr="005F0426" w:rsidRDefault="00945FB1" w:rsidP="00945FB1">
      <w:pPr>
        <w:jc w:val="center"/>
        <w:rPr>
          <w:rFonts w:ascii="Times New Roman" w:hAnsi="Times New Roman" w:cs="Times New Roman"/>
          <w:b/>
          <w:sz w:val="32"/>
          <w:szCs w:val="32"/>
        </w:rPr>
      </w:pPr>
      <w:r w:rsidRPr="005F0426">
        <w:rPr>
          <w:rFonts w:ascii="Times New Roman" w:hAnsi="Times New Roman" w:cs="Times New Roman"/>
          <w:b/>
          <w:sz w:val="32"/>
          <w:szCs w:val="32"/>
        </w:rPr>
        <w:t>TABLE OF CON</w:t>
      </w:r>
      <w:r w:rsidR="00D57C90">
        <w:rPr>
          <w:rFonts w:ascii="Times New Roman" w:hAnsi="Times New Roman" w:cs="Times New Roman"/>
          <w:b/>
          <w:sz w:val="32"/>
          <w:szCs w:val="32"/>
        </w:rPr>
        <w:t>T</w:t>
      </w:r>
      <w:r w:rsidRPr="005F0426">
        <w:rPr>
          <w:rFonts w:ascii="Times New Roman" w:hAnsi="Times New Roman" w:cs="Times New Roman"/>
          <w:b/>
          <w:sz w:val="32"/>
          <w:szCs w:val="32"/>
        </w:rPr>
        <w:t>ENTS</w:t>
      </w:r>
    </w:p>
    <w:p w14:paraId="01731A7D" w14:textId="77777777" w:rsidR="00945FB1" w:rsidRPr="005F0426" w:rsidRDefault="00945FB1">
      <w:pPr>
        <w:rPr>
          <w:rFonts w:ascii="Times New Roman" w:hAnsi="Times New Roman" w:cs="Times New Roman"/>
        </w:rPr>
      </w:pPr>
      <w:bookmarkStart w:id="11" w:name="OLE_LINK2"/>
      <w:r w:rsidRPr="005F0426">
        <w:rPr>
          <w:rFonts w:ascii="Times New Roman" w:hAnsi="Times New Roman" w:cs="Times New Roman"/>
        </w:rPr>
        <w:t>1 GENERAL INFORMAITON</w:t>
      </w:r>
    </w:p>
    <w:p w14:paraId="37CBECF3" w14:textId="77777777" w:rsidR="00945FB1" w:rsidRPr="005F0426" w:rsidRDefault="002E2371">
      <w:pPr>
        <w:rPr>
          <w:rFonts w:ascii="Times New Roman" w:hAnsi="Times New Roman" w:cs="Times New Roman"/>
        </w:rPr>
      </w:pPr>
      <w:r w:rsidRPr="005F0426">
        <w:rPr>
          <w:rFonts w:ascii="Times New Roman" w:hAnsi="Times New Roman" w:cs="Times New Roman"/>
        </w:rPr>
        <w:t>1.1 System Overview</w:t>
      </w:r>
    </w:p>
    <w:p w14:paraId="254E0151" w14:textId="77777777" w:rsidR="002E2371" w:rsidRPr="005F0426" w:rsidRDefault="002E2371">
      <w:pPr>
        <w:rPr>
          <w:rFonts w:ascii="Times New Roman" w:hAnsi="Times New Roman" w:cs="Times New Roman"/>
        </w:rPr>
      </w:pPr>
      <w:r w:rsidRPr="005F0426">
        <w:rPr>
          <w:rFonts w:ascii="Times New Roman" w:hAnsi="Times New Roman" w:cs="Times New Roman"/>
        </w:rPr>
        <w:t>1.2 Organization of the Manual</w:t>
      </w:r>
    </w:p>
    <w:p w14:paraId="3C9559F7" w14:textId="77777777" w:rsidR="002E2371" w:rsidRPr="005F0426" w:rsidRDefault="002E2371">
      <w:pPr>
        <w:rPr>
          <w:rFonts w:ascii="Times New Roman" w:hAnsi="Times New Roman" w:cs="Times New Roman"/>
        </w:rPr>
      </w:pPr>
      <w:r w:rsidRPr="005F0426">
        <w:rPr>
          <w:rFonts w:ascii="Times New Roman" w:hAnsi="Times New Roman" w:cs="Times New Roman"/>
        </w:rPr>
        <w:t>1.3 Acronyms and Abbreviations</w:t>
      </w:r>
    </w:p>
    <w:p w14:paraId="48A934E4" w14:textId="77777777" w:rsidR="00945FB1" w:rsidRPr="005F0426" w:rsidRDefault="00420B51">
      <w:pPr>
        <w:rPr>
          <w:rFonts w:ascii="Times New Roman" w:hAnsi="Times New Roman" w:cs="Times New Roman"/>
        </w:rPr>
      </w:pPr>
      <w:bookmarkStart w:id="12" w:name="_Hlk486236449"/>
      <w:bookmarkEnd w:id="11"/>
      <w:r>
        <w:rPr>
          <w:rFonts w:ascii="Times New Roman" w:hAnsi="Times New Roman" w:cs="Times New Roman"/>
        </w:rPr>
        <w:t>2</w:t>
      </w:r>
      <w:r w:rsidR="00945FB1" w:rsidRPr="005F0426">
        <w:rPr>
          <w:rFonts w:ascii="Times New Roman" w:hAnsi="Times New Roman" w:cs="Times New Roman"/>
        </w:rPr>
        <w:t xml:space="preserve"> GETTING STARTED</w:t>
      </w:r>
    </w:p>
    <w:p w14:paraId="1E5EF8B4" w14:textId="77777777" w:rsidR="00420B51" w:rsidRPr="005F0426" w:rsidRDefault="00420B51" w:rsidP="00420B51">
      <w:pPr>
        <w:rPr>
          <w:rFonts w:ascii="Times New Roman" w:hAnsi="Times New Roman" w:cs="Times New Roman"/>
        </w:rPr>
      </w:pPr>
      <w:r w:rsidRPr="005F0426">
        <w:rPr>
          <w:rFonts w:ascii="Times New Roman" w:hAnsi="Times New Roman" w:cs="Times New Roman"/>
        </w:rPr>
        <w:t>2.1 Environment Requirements</w:t>
      </w:r>
    </w:p>
    <w:p w14:paraId="3C77DE1E" w14:textId="77777777" w:rsidR="00420B51" w:rsidRDefault="00420B51">
      <w:pPr>
        <w:rPr>
          <w:rFonts w:ascii="Times New Roman" w:hAnsi="Times New Roman" w:cs="Times New Roman"/>
        </w:rPr>
      </w:pPr>
      <w:r w:rsidRPr="005F0426">
        <w:rPr>
          <w:rFonts w:ascii="Times New Roman" w:hAnsi="Times New Roman" w:cs="Times New Roman"/>
        </w:rPr>
        <w:t>2.2 Installation</w:t>
      </w:r>
    </w:p>
    <w:p w14:paraId="5D90FEBC" w14:textId="77777777" w:rsidR="00945FB1" w:rsidRPr="005F0426" w:rsidRDefault="00420B51">
      <w:pPr>
        <w:rPr>
          <w:rFonts w:ascii="Times New Roman" w:hAnsi="Times New Roman" w:cs="Times New Roman"/>
        </w:rPr>
      </w:pPr>
      <w:r>
        <w:rPr>
          <w:rFonts w:ascii="Times New Roman" w:hAnsi="Times New Roman" w:cs="Times New Roman"/>
        </w:rPr>
        <w:t>2</w:t>
      </w:r>
      <w:r w:rsidR="00ED5371" w:rsidRPr="005F0426">
        <w:rPr>
          <w:rFonts w:ascii="Times New Roman" w:hAnsi="Times New Roman" w:cs="Times New Roman"/>
        </w:rPr>
        <w:t>.</w:t>
      </w:r>
      <w:r>
        <w:rPr>
          <w:rFonts w:ascii="Times New Roman" w:hAnsi="Times New Roman" w:cs="Times New Roman"/>
        </w:rPr>
        <w:t>3</w:t>
      </w:r>
      <w:r w:rsidR="00ED5371" w:rsidRPr="005F0426">
        <w:rPr>
          <w:rFonts w:ascii="Times New Roman" w:hAnsi="Times New Roman" w:cs="Times New Roman"/>
        </w:rPr>
        <w:t xml:space="preserve"> Start</w:t>
      </w:r>
    </w:p>
    <w:p w14:paraId="1E896A56" w14:textId="77777777" w:rsidR="00ED5371" w:rsidRPr="005F0426" w:rsidRDefault="00420B51">
      <w:pPr>
        <w:rPr>
          <w:rFonts w:ascii="Times New Roman" w:hAnsi="Times New Roman" w:cs="Times New Roman"/>
        </w:rPr>
      </w:pPr>
      <w:r>
        <w:rPr>
          <w:rFonts w:ascii="Times New Roman" w:hAnsi="Times New Roman" w:cs="Times New Roman"/>
        </w:rPr>
        <w:t>2.4</w:t>
      </w:r>
      <w:r w:rsidR="00ED5371" w:rsidRPr="005F0426">
        <w:rPr>
          <w:rFonts w:ascii="Times New Roman" w:hAnsi="Times New Roman" w:cs="Times New Roman"/>
        </w:rPr>
        <w:t xml:space="preserve"> System Menu</w:t>
      </w:r>
    </w:p>
    <w:p w14:paraId="18C11845" w14:textId="77777777" w:rsidR="00945FB1" w:rsidRPr="005F0426" w:rsidRDefault="00420B51">
      <w:pPr>
        <w:rPr>
          <w:rFonts w:ascii="Times New Roman" w:hAnsi="Times New Roman" w:cs="Times New Roman"/>
        </w:rPr>
      </w:pPr>
      <w:bookmarkStart w:id="13" w:name="OLE_LINK6"/>
      <w:bookmarkEnd w:id="12"/>
      <w:r>
        <w:rPr>
          <w:rFonts w:ascii="Times New Roman" w:hAnsi="Times New Roman" w:cs="Times New Roman"/>
        </w:rPr>
        <w:t>3</w:t>
      </w:r>
      <w:r w:rsidR="00945FB1" w:rsidRPr="005F0426">
        <w:rPr>
          <w:rFonts w:ascii="Times New Roman" w:hAnsi="Times New Roman" w:cs="Times New Roman"/>
        </w:rPr>
        <w:t xml:space="preserve"> NETWORK GENERATOR</w:t>
      </w:r>
      <w:r w:rsidR="00460478">
        <w:rPr>
          <w:rFonts w:ascii="Times New Roman" w:hAnsi="Times New Roman" w:cs="Times New Roman"/>
        </w:rPr>
        <w:t>S</w:t>
      </w:r>
    </w:p>
    <w:p w14:paraId="42CCDD4B" w14:textId="77777777" w:rsidR="00945FB1" w:rsidRPr="005F0426" w:rsidRDefault="00420B51">
      <w:pPr>
        <w:rPr>
          <w:rFonts w:ascii="Times New Roman" w:hAnsi="Times New Roman" w:cs="Times New Roman"/>
        </w:rPr>
      </w:pPr>
      <w:r>
        <w:rPr>
          <w:rFonts w:ascii="Times New Roman" w:hAnsi="Times New Roman" w:cs="Times New Roman"/>
        </w:rPr>
        <w:t>3</w:t>
      </w:r>
      <w:r w:rsidR="00D81A56" w:rsidRPr="005F0426">
        <w:rPr>
          <w:rFonts w:ascii="Times New Roman" w:hAnsi="Times New Roman" w:cs="Times New Roman"/>
        </w:rPr>
        <w:t xml:space="preserve">.1 </w:t>
      </w:r>
      <w:r w:rsidR="005A113E" w:rsidRPr="005F0426">
        <w:rPr>
          <w:rFonts w:ascii="Times New Roman" w:hAnsi="Times New Roman" w:cs="Times New Roman"/>
        </w:rPr>
        <w:t xml:space="preserve">Generate </w:t>
      </w:r>
      <w:r w:rsidR="00207F3E">
        <w:rPr>
          <w:rFonts w:ascii="Times New Roman" w:hAnsi="Times New Roman" w:cs="Times New Roman"/>
        </w:rPr>
        <w:t xml:space="preserve">a </w:t>
      </w:r>
      <w:r w:rsidR="005A113E" w:rsidRPr="005F0426">
        <w:rPr>
          <w:rFonts w:ascii="Times New Roman" w:hAnsi="Times New Roman" w:cs="Times New Roman"/>
        </w:rPr>
        <w:t>Single Simulated Network</w:t>
      </w:r>
    </w:p>
    <w:bookmarkEnd w:id="13"/>
    <w:p w14:paraId="48525200" w14:textId="77777777" w:rsidR="005A113E" w:rsidRPr="005F0426" w:rsidRDefault="00420B51">
      <w:pPr>
        <w:rPr>
          <w:rFonts w:ascii="Times New Roman" w:hAnsi="Times New Roman" w:cs="Times New Roman"/>
        </w:rPr>
      </w:pPr>
      <w:r>
        <w:rPr>
          <w:rFonts w:ascii="Times New Roman" w:hAnsi="Times New Roman" w:cs="Times New Roman"/>
        </w:rPr>
        <w:t>3</w:t>
      </w:r>
      <w:r w:rsidR="005A113E" w:rsidRPr="005F0426">
        <w:rPr>
          <w:rFonts w:ascii="Times New Roman" w:hAnsi="Times New Roman" w:cs="Times New Roman"/>
        </w:rPr>
        <w:t xml:space="preserve">.2 Generate </w:t>
      </w:r>
      <w:r w:rsidR="00207F3E">
        <w:rPr>
          <w:rFonts w:ascii="Times New Roman" w:hAnsi="Times New Roman" w:cs="Times New Roman"/>
        </w:rPr>
        <w:t xml:space="preserve">a </w:t>
      </w:r>
      <w:r w:rsidR="005A113E" w:rsidRPr="005F0426">
        <w:rPr>
          <w:rFonts w:ascii="Times New Roman" w:hAnsi="Times New Roman" w:cs="Times New Roman"/>
        </w:rPr>
        <w:t>Complex Simulated Network</w:t>
      </w:r>
    </w:p>
    <w:p w14:paraId="192095FB" w14:textId="77777777" w:rsidR="00E00A93" w:rsidRPr="005F0426" w:rsidRDefault="00420B51">
      <w:pPr>
        <w:rPr>
          <w:rFonts w:ascii="Times New Roman" w:hAnsi="Times New Roman" w:cs="Times New Roman"/>
        </w:rPr>
      </w:pPr>
      <w:r>
        <w:rPr>
          <w:rFonts w:ascii="Times New Roman" w:hAnsi="Times New Roman" w:cs="Times New Roman"/>
        </w:rPr>
        <w:t>3</w:t>
      </w:r>
      <w:r w:rsidR="00E00A93" w:rsidRPr="005F0426">
        <w:rPr>
          <w:rFonts w:ascii="Times New Roman" w:hAnsi="Times New Roman" w:cs="Times New Roman"/>
        </w:rPr>
        <w:t xml:space="preserve">.3 Save </w:t>
      </w:r>
      <w:r w:rsidR="008C1285">
        <w:rPr>
          <w:rFonts w:ascii="Times New Roman" w:hAnsi="Times New Roman" w:cs="Times New Roman"/>
        </w:rPr>
        <w:t xml:space="preserve">a </w:t>
      </w:r>
      <w:r w:rsidR="00E00A93" w:rsidRPr="005F0426">
        <w:rPr>
          <w:rFonts w:ascii="Times New Roman" w:hAnsi="Times New Roman" w:cs="Times New Roman"/>
        </w:rPr>
        <w:t>Network</w:t>
      </w:r>
    </w:p>
    <w:p w14:paraId="122678B5" w14:textId="77777777" w:rsidR="00E00A93" w:rsidRPr="005F0426" w:rsidRDefault="00420B51">
      <w:pPr>
        <w:rPr>
          <w:rFonts w:ascii="Times New Roman" w:hAnsi="Times New Roman" w:cs="Times New Roman"/>
        </w:rPr>
      </w:pPr>
      <w:r>
        <w:rPr>
          <w:rFonts w:ascii="Times New Roman" w:hAnsi="Times New Roman" w:cs="Times New Roman"/>
        </w:rPr>
        <w:t>3</w:t>
      </w:r>
      <w:r w:rsidR="00E00A93" w:rsidRPr="005F0426">
        <w:rPr>
          <w:rFonts w:ascii="Times New Roman" w:hAnsi="Times New Roman" w:cs="Times New Roman"/>
        </w:rPr>
        <w:t xml:space="preserve">.4 Load </w:t>
      </w:r>
      <w:r w:rsidR="008C1285">
        <w:rPr>
          <w:rFonts w:ascii="Times New Roman" w:hAnsi="Times New Roman" w:cs="Times New Roman"/>
        </w:rPr>
        <w:t xml:space="preserve">a </w:t>
      </w:r>
      <w:r w:rsidR="00E00A93" w:rsidRPr="005F0426">
        <w:rPr>
          <w:rFonts w:ascii="Times New Roman" w:hAnsi="Times New Roman" w:cs="Times New Roman"/>
        </w:rPr>
        <w:t>Network</w:t>
      </w:r>
    </w:p>
    <w:p w14:paraId="68F165E8" w14:textId="77777777" w:rsidR="00945FB1" w:rsidRPr="005F0426" w:rsidRDefault="00420B51">
      <w:pPr>
        <w:rPr>
          <w:rFonts w:ascii="Times New Roman" w:hAnsi="Times New Roman" w:cs="Times New Roman"/>
        </w:rPr>
      </w:pPr>
      <w:r>
        <w:rPr>
          <w:rFonts w:ascii="Times New Roman" w:hAnsi="Times New Roman" w:cs="Times New Roman"/>
        </w:rPr>
        <w:t>4</w:t>
      </w:r>
      <w:r w:rsidR="00945FB1" w:rsidRPr="005F0426">
        <w:rPr>
          <w:rFonts w:ascii="Times New Roman" w:hAnsi="Times New Roman" w:cs="Times New Roman"/>
        </w:rPr>
        <w:t xml:space="preserve"> NETW</w:t>
      </w:r>
      <w:r w:rsidR="00314F88" w:rsidRPr="005F0426">
        <w:rPr>
          <w:rFonts w:ascii="Times New Roman" w:hAnsi="Times New Roman" w:cs="Times New Roman"/>
        </w:rPr>
        <w:t>O</w:t>
      </w:r>
      <w:r w:rsidR="00945FB1" w:rsidRPr="005F0426">
        <w:rPr>
          <w:rFonts w:ascii="Times New Roman" w:hAnsi="Times New Roman" w:cs="Times New Roman"/>
        </w:rPr>
        <w:t xml:space="preserve">RK </w:t>
      </w:r>
      <w:r w:rsidR="00DB4DDD" w:rsidRPr="005F0426">
        <w:rPr>
          <w:rFonts w:ascii="Times New Roman" w:hAnsi="Times New Roman" w:cs="Times New Roman"/>
        </w:rPr>
        <w:t>ANALYSES</w:t>
      </w:r>
    </w:p>
    <w:p w14:paraId="0FDF714A" w14:textId="77777777" w:rsidR="00945FB1" w:rsidRPr="005F0426" w:rsidRDefault="00420B51">
      <w:pPr>
        <w:rPr>
          <w:rFonts w:ascii="Times New Roman" w:hAnsi="Times New Roman" w:cs="Times New Roman"/>
        </w:rPr>
      </w:pPr>
      <w:r>
        <w:rPr>
          <w:rFonts w:ascii="Times New Roman" w:hAnsi="Times New Roman" w:cs="Times New Roman"/>
        </w:rPr>
        <w:t>5</w:t>
      </w:r>
      <w:r w:rsidR="00945FB1" w:rsidRPr="005F0426">
        <w:rPr>
          <w:rFonts w:ascii="Times New Roman" w:hAnsi="Times New Roman" w:cs="Times New Roman"/>
        </w:rPr>
        <w:t xml:space="preserve"> COMMUNITY DETECTION</w:t>
      </w:r>
    </w:p>
    <w:p w14:paraId="0A09EEF7" w14:textId="77777777" w:rsidR="00945FB1" w:rsidRPr="005F0426" w:rsidRDefault="00420B51">
      <w:pPr>
        <w:rPr>
          <w:rFonts w:ascii="Times New Roman" w:hAnsi="Times New Roman" w:cs="Times New Roman"/>
        </w:rPr>
      </w:pPr>
      <w:r>
        <w:rPr>
          <w:rFonts w:ascii="Times New Roman" w:hAnsi="Times New Roman" w:cs="Times New Roman"/>
        </w:rPr>
        <w:t>6</w:t>
      </w:r>
      <w:r w:rsidR="00945FB1" w:rsidRPr="005F0426">
        <w:rPr>
          <w:rFonts w:ascii="Times New Roman" w:hAnsi="Times New Roman" w:cs="Times New Roman"/>
        </w:rPr>
        <w:t xml:space="preserve"> INFORMAITON DIFFUSION </w:t>
      </w:r>
      <w:r w:rsidR="00BE06A2" w:rsidRPr="005F0426">
        <w:rPr>
          <w:rFonts w:ascii="Times New Roman" w:hAnsi="Times New Roman" w:cs="Times New Roman"/>
        </w:rPr>
        <w:t>SIMULATION (</w:t>
      </w:r>
      <w:r w:rsidR="00AD21BB" w:rsidRPr="005F0426">
        <w:rPr>
          <w:rFonts w:ascii="Times New Roman" w:hAnsi="Times New Roman" w:cs="Times New Roman"/>
        </w:rPr>
        <w:t>USER LEVEL)</w:t>
      </w:r>
    </w:p>
    <w:p w14:paraId="3A212D5B" w14:textId="77777777" w:rsidR="00AD21BB" w:rsidRPr="005F0426" w:rsidRDefault="00420B51">
      <w:pPr>
        <w:rPr>
          <w:rFonts w:ascii="Times New Roman" w:hAnsi="Times New Roman" w:cs="Times New Roman"/>
        </w:rPr>
      </w:pPr>
      <w:bookmarkStart w:id="14" w:name="OLE_LINK1"/>
      <w:r>
        <w:rPr>
          <w:rFonts w:ascii="Times New Roman" w:hAnsi="Times New Roman" w:cs="Times New Roman"/>
        </w:rPr>
        <w:t>7</w:t>
      </w:r>
      <w:r w:rsidR="00AD21BB" w:rsidRPr="005F0426">
        <w:rPr>
          <w:rFonts w:ascii="Times New Roman" w:hAnsi="Times New Roman" w:cs="Times New Roman"/>
        </w:rPr>
        <w:t xml:space="preserve"> INFORMAITON DIFFUSION </w:t>
      </w:r>
      <w:r w:rsidR="00BE06A2" w:rsidRPr="005F0426">
        <w:rPr>
          <w:rFonts w:ascii="Times New Roman" w:hAnsi="Times New Roman" w:cs="Times New Roman"/>
        </w:rPr>
        <w:t>SIMULATION (</w:t>
      </w:r>
      <w:r w:rsidR="00AD21BB" w:rsidRPr="005F0426">
        <w:rPr>
          <w:rFonts w:ascii="Times New Roman" w:hAnsi="Times New Roman" w:cs="Times New Roman"/>
        </w:rPr>
        <w:t>CITY LEVEL)</w:t>
      </w:r>
      <w:bookmarkEnd w:id="14"/>
      <w:r w:rsidR="00AD21BB" w:rsidRPr="005F0426">
        <w:rPr>
          <w:rFonts w:ascii="Times New Roman" w:hAnsi="Times New Roman" w:cs="Times New Roman"/>
        </w:rPr>
        <w:t xml:space="preserve"> </w:t>
      </w:r>
    </w:p>
    <w:p w14:paraId="25D5DBAB" w14:textId="77777777" w:rsidR="00373A0A" w:rsidRPr="005F0426" w:rsidRDefault="00420B51">
      <w:pPr>
        <w:rPr>
          <w:rFonts w:ascii="Times New Roman" w:hAnsi="Times New Roman" w:cs="Times New Roman"/>
        </w:rPr>
      </w:pPr>
      <w:r>
        <w:rPr>
          <w:rFonts w:ascii="Times New Roman" w:hAnsi="Times New Roman" w:cs="Times New Roman"/>
        </w:rPr>
        <w:t>8</w:t>
      </w:r>
      <w:r w:rsidR="00791595" w:rsidRPr="005F0426">
        <w:rPr>
          <w:rFonts w:ascii="Times New Roman" w:hAnsi="Times New Roman" w:cs="Times New Roman"/>
        </w:rPr>
        <w:t xml:space="preserve"> </w:t>
      </w:r>
      <w:r w:rsidR="00373A0A">
        <w:rPr>
          <w:rFonts w:ascii="Times New Roman" w:hAnsi="Times New Roman" w:cs="Times New Roman" w:hint="eastAsia"/>
        </w:rPr>
        <w:t>DATA</w:t>
      </w:r>
      <w:r w:rsidR="00373A0A">
        <w:rPr>
          <w:rFonts w:ascii="Times New Roman" w:hAnsi="Times New Roman" w:cs="Times New Roman"/>
        </w:rPr>
        <w:t xml:space="preserve"> PROCESSING</w:t>
      </w:r>
    </w:p>
    <w:p w14:paraId="18590045" w14:textId="77777777" w:rsidR="00E87577" w:rsidRPr="005F0426" w:rsidRDefault="00E87577">
      <w:pPr>
        <w:rPr>
          <w:rFonts w:ascii="Times New Roman" w:hAnsi="Times New Roman" w:cs="Times New Roman"/>
        </w:rPr>
      </w:pPr>
      <w:r w:rsidRPr="005F0426">
        <w:rPr>
          <w:rFonts w:ascii="Times New Roman" w:hAnsi="Times New Roman" w:cs="Times New Roman"/>
        </w:rPr>
        <w:br w:type="page"/>
      </w:r>
    </w:p>
    <w:p w14:paraId="296C260B" w14:textId="77777777" w:rsidR="00E87577" w:rsidRPr="00902299" w:rsidRDefault="00E87577" w:rsidP="00E87577">
      <w:pPr>
        <w:rPr>
          <w:rFonts w:ascii="Times New Roman" w:hAnsi="Times New Roman" w:cs="Times New Roman"/>
          <w:b/>
        </w:rPr>
      </w:pPr>
      <w:r w:rsidRPr="00902299">
        <w:rPr>
          <w:rFonts w:ascii="Times New Roman" w:hAnsi="Times New Roman" w:cs="Times New Roman"/>
          <w:b/>
        </w:rPr>
        <w:lastRenderedPageBreak/>
        <w:t>1 GENERAL INFORMAITON</w:t>
      </w:r>
    </w:p>
    <w:p w14:paraId="34FC38B5" w14:textId="77777777" w:rsidR="00E87577" w:rsidRPr="005F0426" w:rsidRDefault="00E87577" w:rsidP="00E87577">
      <w:pPr>
        <w:rPr>
          <w:rFonts w:ascii="Times New Roman" w:hAnsi="Times New Roman" w:cs="Times New Roman"/>
        </w:rPr>
      </w:pPr>
      <w:r w:rsidRPr="005F0426">
        <w:rPr>
          <w:rFonts w:ascii="Times New Roman" w:hAnsi="Times New Roman" w:cs="Times New Roman"/>
        </w:rPr>
        <w:t>1.1 System Overview</w:t>
      </w:r>
    </w:p>
    <w:p w14:paraId="4B1840E2"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 xml:space="preserve">Currently, social media has been playing an important role in the process of information diffusion. Exploring the pattern of message propagation on social network help us better prepare for natural disasters or human crises. </w:t>
      </w:r>
      <w:r w:rsidR="00FE3768" w:rsidRPr="005F0426">
        <w:rPr>
          <w:rFonts w:ascii="Times New Roman" w:hAnsi="Times New Roman" w:cs="Times New Roman"/>
        </w:rPr>
        <w:t>So,</w:t>
      </w:r>
      <w:r w:rsidRPr="005F0426">
        <w:rPr>
          <w:rFonts w:ascii="Times New Roman" w:hAnsi="Times New Roman" w:cs="Times New Roman"/>
        </w:rPr>
        <w:t xml:space="preserve"> we developed models, algorithms, and tool</w:t>
      </w:r>
      <w:r w:rsidR="00C358DA">
        <w:rPr>
          <w:rFonts w:ascii="Times New Roman" w:hAnsi="Times New Roman" w:cs="Times New Roman"/>
        </w:rPr>
        <w:t>s</w:t>
      </w:r>
      <w:r w:rsidRPr="005F0426">
        <w:rPr>
          <w:rFonts w:ascii="Times New Roman" w:hAnsi="Times New Roman" w:cs="Times New Roman"/>
        </w:rPr>
        <w:t xml:space="preserve"> to </w:t>
      </w:r>
      <w:r w:rsidR="00FE3768" w:rsidRPr="005F0426">
        <w:rPr>
          <w:rFonts w:ascii="Times New Roman" w:hAnsi="Times New Roman" w:cs="Times New Roman"/>
        </w:rPr>
        <w:t xml:space="preserve">generate simulated networks, analyze simulated networks, and </w:t>
      </w:r>
      <w:r w:rsidRPr="005F0426">
        <w:rPr>
          <w:rFonts w:ascii="Times New Roman" w:hAnsi="Times New Roman" w:cs="Times New Roman"/>
        </w:rPr>
        <w:t>simulate information diffusion on social network over time.</w:t>
      </w:r>
    </w:p>
    <w:p w14:paraId="7C7E02BA"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This software provides the following functions:</w:t>
      </w:r>
    </w:p>
    <w:p w14:paraId="093B979A" w14:textId="77777777" w:rsidR="00D13E12" w:rsidRPr="005F0426" w:rsidRDefault="00B676D8" w:rsidP="00B676D8">
      <w:pPr>
        <w:rPr>
          <w:rFonts w:ascii="Times New Roman" w:hAnsi="Times New Roman" w:cs="Times New Roman"/>
        </w:rPr>
      </w:pPr>
      <w:r w:rsidRPr="005F0426">
        <w:rPr>
          <w:rFonts w:ascii="Times New Roman" w:hAnsi="Times New Roman" w:cs="Times New Roman"/>
        </w:rPr>
        <w:t>(1)</w:t>
      </w:r>
      <w:r w:rsidR="004C79E5" w:rsidRPr="005F0426">
        <w:rPr>
          <w:rFonts w:ascii="Times New Roman" w:hAnsi="Times New Roman" w:cs="Times New Roman"/>
        </w:rPr>
        <w:t xml:space="preserve"> </w:t>
      </w:r>
      <w:r w:rsidRPr="005F0426">
        <w:rPr>
          <w:rFonts w:ascii="Times New Roman" w:hAnsi="Times New Roman" w:cs="Times New Roman"/>
        </w:rPr>
        <w:t>Simulated social network generator</w:t>
      </w:r>
      <w:r w:rsidR="00460478">
        <w:rPr>
          <w:rFonts w:ascii="Times New Roman" w:hAnsi="Times New Roman" w:cs="Times New Roman"/>
        </w:rPr>
        <w:t>s</w:t>
      </w:r>
      <w:r w:rsidR="00812F7E" w:rsidRPr="005F0426">
        <w:rPr>
          <w:rFonts w:ascii="Times New Roman" w:hAnsi="Times New Roman" w:cs="Times New Roman"/>
        </w:rPr>
        <w:t xml:space="preserve">. </w:t>
      </w:r>
      <w:r w:rsidR="003A1394" w:rsidRPr="005F0426">
        <w:rPr>
          <w:rFonts w:ascii="Times New Roman" w:hAnsi="Times New Roman" w:cs="Times New Roman"/>
        </w:rPr>
        <w:t>This network generator is designed to generate networks with different configuration, such as Random network, Full network, Circle Network, Pre</w:t>
      </w:r>
      <w:r w:rsidR="004979D3">
        <w:rPr>
          <w:rFonts w:ascii="Times New Roman" w:hAnsi="Times New Roman" w:cs="Times New Roman"/>
        </w:rPr>
        <w:t>f</w:t>
      </w:r>
      <w:r w:rsidR="003A1394" w:rsidRPr="005F0426">
        <w:rPr>
          <w:rFonts w:ascii="Times New Roman" w:hAnsi="Times New Roman" w:cs="Times New Roman"/>
        </w:rPr>
        <w:t>attached network, SmallWord network, and so on.</w:t>
      </w:r>
    </w:p>
    <w:p w14:paraId="4E33B680" w14:textId="77777777" w:rsidR="00812F7E" w:rsidRPr="005F0426" w:rsidRDefault="00B676D8" w:rsidP="00812F7E">
      <w:pPr>
        <w:rPr>
          <w:rFonts w:ascii="Times New Roman" w:hAnsi="Times New Roman" w:cs="Times New Roman"/>
        </w:rPr>
      </w:pPr>
      <w:r w:rsidRPr="005F0426">
        <w:rPr>
          <w:rFonts w:ascii="Times New Roman" w:hAnsi="Times New Roman" w:cs="Times New Roman"/>
        </w:rPr>
        <w:t>(2)</w:t>
      </w:r>
      <w:r w:rsidR="004C79E5" w:rsidRPr="005F0426">
        <w:rPr>
          <w:rFonts w:ascii="Times New Roman" w:hAnsi="Times New Roman" w:cs="Times New Roman"/>
        </w:rPr>
        <w:t xml:space="preserve"> </w:t>
      </w:r>
      <w:r w:rsidRPr="005F0426">
        <w:rPr>
          <w:rFonts w:ascii="Times New Roman" w:hAnsi="Times New Roman" w:cs="Times New Roman"/>
        </w:rPr>
        <w:t>Network analysis</w:t>
      </w:r>
      <w:r w:rsidR="00812F7E" w:rsidRPr="005F0426">
        <w:rPr>
          <w:rFonts w:ascii="Times New Roman" w:hAnsi="Times New Roman" w:cs="Times New Roman"/>
        </w:rPr>
        <w:t xml:space="preserve">. Network analysis was designed to explore the characteristics of a network. Now this module can be used to analysis characters of network and nodes of network. </w:t>
      </w:r>
    </w:p>
    <w:p w14:paraId="30ED3840" w14:textId="77777777" w:rsidR="00B676D8" w:rsidRPr="005F0426" w:rsidRDefault="00B676D8" w:rsidP="007B7E45">
      <w:pPr>
        <w:rPr>
          <w:rFonts w:ascii="Times New Roman" w:hAnsi="Times New Roman" w:cs="Times New Roman"/>
        </w:rPr>
      </w:pPr>
      <w:r w:rsidRPr="005F0426">
        <w:rPr>
          <w:rFonts w:ascii="Times New Roman" w:hAnsi="Times New Roman" w:cs="Times New Roman"/>
        </w:rPr>
        <w:t>(3)</w:t>
      </w:r>
      <w:r w:rsidR="004C79E5" w:rsidRPr="005F0426">
        <w:rPr>
          <w:rFonts w:ascii="Times New Roman" w:hAnsi="Times New Roman" w:cs="Times New Roman"/>
        </w:rPr>
        <w:t xml:space="preserve"> </w:t>
      </w:r>
      <w:r w:rsidRPr="005F0426">
        <w:rPr>
          <w:rFonts w:ascii="Times New Roman" w:hAnsi="Times New Roman" w:cs="Times New Roman"/>
        </w:rPr>
        <w:t>Community detection</w:t>
      </w:r>
      <w:r w:rsidR="00812F7E" w:rsidRPr="005F0426">
        <w:rPr>
          <w:rFonts w:ascii="Times New Roman" w:hAnsi="Times New Roman" w:cs="Times New Roman"/>
        </w:rPr>
        <w:t>. In this tool, we i</w:t>
      </w:r>
      <w:r w:rsidR="000764C0" w:rsidRPr="005F0426">
        <w:rPr>
          <w:rFonts w:ascii="Times New Roman" w:hAnsi="Times New Roman" w:cs="Times New Roman"/>
        </w:rPr>
        <w:t>ntegrated</w:t>
      </w:r>
      <w:r w:rsidR="00812F7E" w:rsidRPr="005F0426">
        <w:rPr>
          <w:rFonts w:ascii="Times New Roman" w:hAnsi="Times New Roman" w:cs="Times New Roman"/>
        </w:rPr>
        <w:t xml:space="preserve"> two algorithms for community detection, including CNM (Clauset-Newman-Moore community detection) and GN (Girvan-Newman community detection).</w:t>
      </w:r>
      <w:r w:rsidR="007B7E45" w:rsidRPr="005F0426">
        <w:rPr>
          <w:rFonts w:ascii="Times New Roman" w:hAnsi="Times New Roman" w:cs="Times New Roman"/>
        </w:rPr>
        <w:t xml:space="preserve"> </w:t>
      </w:r>
    </w:p>
    <w:p w14:paraId="1793AA5F"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w:t>
      </w:r>
      <w:r w:rsidR="004C79E5" w:rsidRPr="005F0426">
        <w:rPr>
          <w:rFonts w:ascii="Times New Roman" w:hAnsi="Times New Roman" w:cs="Times New Roman"/>
        </w:rPr>
        <w:t>4</w:t>
      </w:r>
      <w:r w:rsidRPr="005F0426">
        <w:rPr>
          <w:rFonts w:ascii="Times New Roman" w:hAnsi="Times New Roman" w:cs="Times New Roman"/>
        </w:rPr>
        <w:t>)</w:t>
      </w:r>
      <w:r w:rsidR="004C79E5" w:rsidRPr="005F0426">
        <w:rPr>
          <w:rFonts w:ascii="Times New Roman" w:hAnsi="Times New Roman" w:cs="Times New Roman"/>
        </w:rPr>
        <w:t xml:space="preserve"> </w:t>
      </w:r>
      <w:r w:rsidRPr="005F0426">
        <w:rPr>
          <w:rFonts w:ascii="Times New Roman" w:hAnsi="Times New Roman" w:cs="Times New Roman"/>
        </w:rPr>
        <w:t xml:space="preserve">Simulating information diffusion </w:t>
      </w:r>
      <w:r w:rsidR="00534F9D" w:rsidRPr="005F0426">
        <w:rPr>
          <w:rFonts w:ascii="Times New Roman" w:hAnsi="Times New Roman" w:cs="Times New Roman"/>
        </w:rPr>
        <w:t>on</w:t>
      </w:r>
      <w:r w:rsidRPr="005F0426">
        <w:rPr>
          <w:rFonts w:ascii="Times New Roman" w:hAnsi="Times New Roman" w:cs="Times New Roman"/>
        </w:rPr>
        <w:t xml:space="preserve"> simulated network</w:t>
      </w:r>
      <w:r w:rsidR="00534F9D" w:rsidRPr="005F0426">
        <w:rPr>
          <w:rFonts w:ascii="Times New Roman" w:hAnsi="Times New Roman" w:cs="Times New Roman"/>
        </w:rPr>
        <w:t>.</w:t>
      </w:r>
      <w:r w:rsidR="005F0426" w:rsidRPr="005F0426">
        <w:rPr>
          <w:rFonts w:ascii="Times New Roman" w:hAnsi="Times New Roman" w:cs="Times New Roman"/>
        </w:rPr>
        <w:t xml:space="preserve"> In this module, we implemented two information diffusion models, independent cascade model (IC model) and linear threshold model (LT model). </w:t>
      </w:r>
    </w:p>
    <w:p w14:paraId="16FBBE0E" w14:textId="77777777" w:rsidR="00E87577" w:rsidRDefault="00B676D8" w:rsidP="00B676D8">
      <w:pPr>
        <w:rPr>
          <w:rFonts w:ascii="Times New Roman" w:hAnsi="Times New Roman" w:cs="Times New Roman"/>
        </w:rPr>
      </w:pPr>
      <w:r w:rsidRPr="005F0426">
        <w:rPr>
          <w:rFonts w:ascii="Times New Roman" w:hAnsi="Times New Roman" w:cs="Times New Roman"/>
        </w:rPr>
        <w:t>(</w:t>
      </w:r>
      <w:r w:rsidR="004C79E5" w:rsidRPr="005F0426">
        <w:rPr>
          <w:rFonts w:ascii="Times New Roman" w:hAnsi="Times New Roman" w:cs="Times New Roman"/>
        </w:rPr>
        <w:t>5</w:t>
      </w:r>
      <w:r w:rsidRPr="005F0426">
        <w:rPr>
          <w:rFonts w:ascii="Times New Roman" w:hAnsi="Times New Roman" w:cs="Times New Roman"/>
        </w:rPr>
        <w:t>)</w:t>
      </w:r>
      <w:r w:rsidR="004C79E5" w:rsidRPr="005F0426">
        <w:rPr>
          <w:rFonts w:ascii="Times New Roman" w:hAnsi="Times New Roman" w:cs="Times New Roman"/>
        </w:rPr>
        <w:t xml:space="preserve"> Case study</w:t>
      </w:r>
      <w:r w:rsidR="00CD6D77">
        <w:rPr>
          <w:rFonts w:ascii="Times New Roman" w:hAnsi="Times New Roman" w:cs="Times New Roman"/>
        </w:rPr>
        <w:t xml:space="preserve">. This module provides functions to conduct case study. </w:t>
      </w:r>
    </w:p>
    <w:p w14:paraId="52B6D3C2" w14:textId="77777777" w:rsidR="00A504A4" w:rsidRPr="005F0426" w:rsidRDefault="00A504A4" w:rsidP="00B676D8">
      <w:pPr>
        <w:rPr>
          <w:rFonts w:ascii="Times New Roman" w:hAnsi="Times New Roman" w:cs="Times New Roman"/>
        </w:rPr>
      </w:pPr>
      <w:r>
        <w:rPr>
          <w:rFonts w:ascii="Times New Roman" w:hAnsi="Times New Roman" w:cs="Times New Roman"/>
        </w:rPr>
        <w:t xml:space="preserve">(6) Data preprocessing. Because there are some functions may need you load your data that organized as a special </w:t>
      </w:r>
      <w:r w:rsidR="00E175DD">
        <w:rPr>
          <w:rFonts w:ascii="Times New Roman" w:hAnsi="Times New Roman" w:cs="Times New Roman"/>
        </w:rPr>
        <w:t>format. T</w:t>
      </w:r>
      <w:r w:rsidR="000C362D">
        <w:rPr>
          <w:rFonts w:ascii="Times New Roman" w:hAnsi="Times New Roman" w:cs="Times New Roman"/>
        </w:rPr>
        <w:t>his module help us</w:t>
      </w:r>
      <w:r w:rsidR="00930F2E">
        <w:rPr>
          <w:rFonts w:ascii="Times New Roman" w:hAnsi="Times New Roman" w:cs="Times New Roman"/>
        </w:rPr>
        <w:t>er prepare data for</w:t>
      </w:r>
      <w:r w:rsidR="004744A3">
        <w:rPr>
          <w:rFonts w:ascii="Times New Roman" w:hAnsi="Times New Roman" w:cs="Times New Roman"/>
        </w:rPr>
        <w:t xml:space="preserve"> </w:t>
      </w:r>
      <w:r w:rsidR="00930F2E">
        <w:rPr>
          <w:rFonts w:ascii="Times New Roman" w:hAnsi="Times New Roman" w:cs="Times New Roman"/>
        </w:rPr>
        <w:t>further use.</w:t>
      </w:r>
    </w:p>
    <w:p w14:paraId="4AE6ADEA" w14:textId="77777777" w:rsidR="00896C2E" w:rsidRDefault="00E87577" w:rsidP="00E87577">
      <w:pPr>
        <w:rPr>
          <w:rFonts w:ascii="Times New Roman" w:hAnsi="Times New Roman" w:cs="Times New Roman"/>
        </w:rPr>
      </w:pPr>
      <w:r w:rsidRPr="005F0426">
        <w:rPr>
          <w:rFonts w:ascii="Times New Roman" w:hAnsi="Times New Roman" w:cs="Times New Roman"/>
        </w:rPr>
        <w:t>1.2 Organization of the Manual</w:t>
      </w:r>
    </w:p>
    <w:p w14:paraId="0EAACE31" w14:textId="77777777" w:rsidR="00896C2E" w:rsidRPr="005F0426" w:rsidRDefault="00896C2E" w:rsidP="00E87577">
      <w:pPr>
        <w:rPr>
          <w:rFonts w:ascii="Times New Roman" w:hAnsi="Times New Roman" w:cs="Times New Roman"/>
        </w:rPr>
      </w:pPr>
      <w:r>
        <w:rPr>
          <w:rFonts w:ascii="Times New Roman" w:hAnsi="Times New Roman" w:cs="Times New Roman"/>
        </w:rPr>
        <w:t>Section 1 is intr</w:t>
      </w:r>
      <w:r w:rsidR="00420B51">
        <w:rPr>
          <w:rFonts w:ascii="Times New Roman" w:hAnsi="Times New Roman" w:cs="Times New Roman"/>
        </w:rPr>
        <w:t>oduction of this tool and this manual.</w:t>
      </w:r>
      <w:r w:rsidR="00F623CF">
        <w:rPr>
          <w:rFonts w:ascii="Times New Roman" w:hAnsi="Times New Roman" w:cs="Times New Roman"/>
        </w:rPr>
        <w:t xml:space="preserve"> </w:t>
      </w:r>
      <w:r w:rsidR="00F623CF">
        <w:rPr>
          <w:rFonts w:ascii="Times New Roman" w:hAnsi="Times New Roman" w:cs="Times New Roman" w:hint="eastAsia"/>
        </w:rPr>
        <w:t>Sec</w:t>
      </w:r>
      <w:r w:rsidR="00F623CF">
        <w:rPr>
          <w:rFonts w:ascii="Times New Roman" w:hAnsi="Times New Roman" w:cs="Times New Roman"/>
        </w:rPr>
        <w:t xml:space="preserve">tion 2 </w:t>
      </w:r>
      <w:r w:rsidR="0003513F">
        <w:rPr>
          <w:rFonts w:ascii="Times New Roman" w:hAnsi="Times New Roman" w:cs="Times New Roman"/>
        </w:rPr>
        <w:t>provide a guide for user to instal</w:t>
      </w:r>
      <w:r w:rsidR="009659DA">
        <w:rPr>
          <w:rFonts w:ascii="Times New Roman" w:hAnsi="Times New Roman" w:cs="Times New Roman"/>
        </w:rPr>
        <w:t xml:space="preserve">l this software and have an overlook at it. From Section 3, each section presents </w:t>
      </w:r>
      <w:r w:rsidR="002448E1">
        <w:rPr>
          <w:rFonts w:ascii="Times New Roman" w:hAnsi="Times New Roman" w:cs="Times New Roman"/>
        </w:rPr>
        <w:t xml:space="preserve">a </w:t>
      </w:r>
      <w:r w:rsidR="009659DA">
        <w:rPr>
          <w:rFonts w:ascii="Times New Roman" w:hAnsi="Times New Roman" w:cs="Times New Roman"/>
        </w:rPr>
        <w:t xml:space="preserve">detailed guideline for </w:t>
      </w:r>
      <w:r w:rsidR="002448E1">
        <w:rPr>
          <w:rFonts w:ascii="Times New Roman" w:hAnsi="Times New Roman" w:cs="Times New Roman" w:hint="eastAsia"/>
        </w:rPr>
        <w:t>the</w:t>
      </w:r>
      <w:r w:rsidR="002448E1">
        <w:rPr>
          <w:rFonts w:ascii="Times New Roman" w:hAnsi="Times New Roman" w:cs="Times New Roman"/>
        </w:rPr>
        <w:t xml:space="preserve"> </w:t>
      </w:r>
      <w:r w:rsidR="009659DA">
        <w:rPr>
          <w:rFonts w:ascii="Times New Roman" w:hAnsi="Times New Roman" w:cs="Times New Roman"/>
        </w:rPr>
        <w:t xml:space="preserve">corresponding module. </w:t>
      </w:r>
    </w:p>
    <w:p w14:paraId="49B4DBA8" w14:textId="77777777" w:rsidR="00A9501E" w:rsidRPr="005F0426" w:rsidRDefault="00A9501E">
      <w:pPr>
        <w:rPr>
          <w:rFonts w:ascii="Times New Roman" w:hAnsi="Times New Roman" w:cs="Times New Roman"/>
        </w:rPr>
      </w:pPr>
    </w:p>
    <w:p w14:paraId="3A5B9C2A" w14:textId="77777777" w:rsidR="00A9501E" w:rsidRPr="005F0426" w:rsidRDefault="00A9501E">
      <w:pPr>
        <w:rPr>
          <w:rFonts w:ascii="Times New Roman" w:hAnsi="Times New Roman" w:cs="Times New Roman"/>
        </w:rPr>
      </w:pPr>
      <w:r w:rsidRPr="005F0426">
        <w:rPr>
          <w:rFonts w:ascii="Times New Roman" w:hAnsi="Times New Roman" w:cs="Times New Roman"/>
        </w:rPr>
        <w:br w:type="page"/>
      </w:r>
    </w:p>
    <w:p w14:paraId="6782D2D1" w14:textId="77777777" w:rsidR="00482148" w:rsidRPr="00902299" w:rsidRDefault="00482148" w:rsidP="00482148">
      <w:pPr>
        <w:rPr>
          <w:rFonts w:ascii="Times New Roman" w:hAnsi="Times New Roman" w:cs="Times New Roman"/>
          <w:b/>
        </w:rPr>
      </w:pPr>
      <w:r w:rsidRPr="00902299">
        <w:rPr>
          <w:rFonts w:ascii="Times New Roman" w:hAnsi="Times New Roman" w:cs="Times New Roman"/>
          <w:b/>
        </w:rPr>
        <w:lastRenderedPageBreak/>
        <w:t>2 GETTING STARTED</w:t>
      </w:r>
    </w:p>
    <w:p w14:paraId="16E4B1FE" w14:textId="33EA11A1" w:rsidR="00482148" w:rsidRDefault="00482148" w:rsidP="00482148">
      <w:pPr>
        <w:rPr>
          <w:rFonts w:ascii="Times New Roman" w:hAnsi="Times New Roman" w:cs="Times New Roman"/>
        </w:rPr>
      </w:pPr>
      <w:r w:rsidRPr="005F0426">
        <w:rPr>
          <w:rFonts w:ascii="Times New Roman" w:hAnsi="Times New Roman" w:cs="Times New Roman"/>
        </w:rPr>
        <w:t>2.1 Environment Requirements2.2 Installation</w:t>
      </w:r>
    </w:p>
    <w:p w14:paraId="5E8D0DC0" w14:textId="77777777" w:rsidR="00266536" w:rsidRPr="00266536" w:rsidRDefault="00266536" w:rsidP="00266536">
      <w:pPr>
        <w:rPr>
          <w:rFonts w:ascii="Times New Roman" w:hAnsi="Times New Roman" w:cs="Times New Roman"/>
        </w:rPr>
      </w:pPr>
      <w:r w:rsidRPr="00266536">
        <w:rPr>
          <w:rFonts w:ascii="Times New Roman" w:hAnsi="Times New Roman" w:cs="Times New Roman"/>
        </w:rPr>
        <w:t>Before the code is being used some installation is required so errors can be avoided.</w:t>
      </w:r>
      <w:r w:rsidR="0077143F">
        <w:rPr>
          <w:rFonts w:ascii="Times New Roman" w:hAnsi="Times New Roman" w:cs="Times New Roman"/>
        </w:rPr>
        <w:t xml:space="preserve"> </w:t>
      </w:r>
      <w:r w:rsidR="0077143F">
        <w:rPr>
          <w:rFonts w:ascii="Times New Roman" w:hAnsi="Times New Roman" w:cs="Times New Roman" w:hint="eastAsia"/>
        </w:rPr>
        <w:t>A</w:t>
      </w:r>
      <w:r w:rsidR="0077143F">
        <w:rPr>
          <w:rFonts w:ascii="Times New Roman" w:hAnsi="Times New Roman" w:cs="Times New Roman"/>
        </w:rPr>
        <w:t xml:space="preserve">ll </w:t>
      </w:r>
      <w:r w:rsidR="001930AD">
        <w:rPr>
          <w:rFonts w:ascii="Times New Roman" w:hAnsi="Times New Roman" w:cs="Times New Roman"/>
        </w:rPr>
        <w:t xml:space="preserve">the packages locate in the folder named </w:t>
      </w:r>
      <w:bookmarkStart w:id="15" w:name="OLE_LINK12"/>
      <w:bookmarkStart w:id="16" w:name="OLE_LINK13"/>
      <w:r w:rsidR="001930AD">
        <w:rPr>
          <w:rFonts w:ascii="Times New Roman" w:hAnsi="Times New Roman" w:cs="Times New Roman"/>
        </w:rPr>
        <w:t>softwares_and_packages</w:t>
      </w:r>
      <w:bookmarkEnd w:id="15"/>
      <w:bookmarkEnd w:id="16"/>
      <w:r w:rsidR="001930AD">
        <w:rPr>
          <w:rFonts w:ascii="Times New Roman" w:hAnsi="Times New Roman" w:cs="Times New Roman"/>
        </w:rPr>
        <w:t>.</w:t>
      </w:r>
    </w:p>
    <w:p w14:paraId="64556C98" w14:textId="77777777" w:rsidR="00266536" w:rsidRPr="00266536" w:rsidRDefault="006B092D" w:rsidP="00266536">
      <w:pPr>
        <w:rPr>
          <w:rFonts w:ascii="Times New Roman" w:hAnsi="Times New Roman" w:cs="Times New Roman"/>
        </w:rPr>
      </w:pPr>
      <w:r>
        <w:rPr>
          <w:rFonts w:ascii="Times New Roman" w:hAnsi="Times New Roman" w:cs="Times New Roman" w:hint="eastAsia"/>
        </w:rPr>
        <w:t>（</w:t>
      </w:r>
      <w:r w:rsidR="00266536" w:rsidRPr="00266536">
        <w:rPr>
          <w:rFonts w:ascii="Times New Roman" w:hAnsi="Times New Roman" w:cs="Times New Roman"/>
        </w:rPr>
        <w:t>1)</w:t>
      </w:r>
      <w:r w:rsidR="00266536">
        <w:rPr>
          <w:rFonts w:ascii="Times New Roman" w:hAnsi="Times New Roman" w:cs="Times New Roman"/>
        </w:rPr>
        <w:t xml:space="preserve"> </w:t>
      </w:r>
      <w:r w:rsidR="00266536" w:rsidRPr="00266536">
        <w:rPr>
          <w:rFonts w:ascii="Times New Roman" w:hAnsi="Times New Roman" w:cs="Times New Roman"/>
        </w:rPr>
        <w:t xml:space="preserve">Python 2.7 </w:t>
      </w:r>
      <w:r w:rsidR="00527B30">
        <w:rPr>
          <w:rFonts w:ascii="Times New Roman" w:hAnsi="Times New Roman" w:cs="Times New Roman"/>
        </w:rPr>
        <w:t>x</w:t>
      </w:r>
      <w:r w:rsidR="00266536" w:rsidRPr="00266536">
        <w:rPr>
          <w:rFonts w:ascii="Times New Roman" w:hAnsi="Times New Roman" w:cs="Times New Roman"/>
        </w:rPr>
        <w:t>64 version is required.</w:t>
      </w:r>
    </w:p>
    <w:p w14:paraId="3C33E7FF" w14:textId="77777777" w:rsidR="00266536" w:rsidRDefault="0059326E" w:rsidP="0059326E">
      <w:pPr>
        <w:rPr>
          <w:rFonts w:ascii="Times New Roman" w:hAnsi="Times New Roman" w:cs="Times New Roman"/>
        </w:rPr>
      </w:pPr>
      <w:r>
        <w:rPr>
          <w:rFonts w:ascii="Times New Roman" w:hAnsi="Times New Roman" w:cs="Times New Roman"/>
        </w:rPr>
        <w:t xml:space="preserve">  </w:t>
      </w:r>
      <w:r w:rsidR="00D32A34">
        <w:rPr>
          <w:rFonts w:ascii="Times New Roman" w:hAnsi="Times New Roman" w:cs="Times New Roman"/>
        </w:rPr>
        <w:t xml:space="preserve">a. </w:t>
      </w:r>
      <w:r w:rsidR="001930AD">
        <w:rPr>
          <w:rFonts w:ascii="Times New Roman" w:hAnsi="Times New Roman" w:cs="Times New Roman"/>
        </w:rPr>
        <w:t xml:space="preserve">Double click </w:t>
      </w:r>
      <w:r w:rsidR="001930AD" w:rsidRPr="001930AD">
        <w:rPr>
          <w:rFonts w:ascii="Times New Roman" w:hAnsi="Times New Roman" w:cs="Times New Roman"/>
          <w:i/>
        </w:rPr>
        <w:t>python-2.7.13.amd64.msi</w:t>
      </w:r>
      <w:r w:rsidR="001930AD" w:rsidRPr="001930AD">
        <w:rPr>
          <w:rFonts w:ascii="Times New Roman" w:hAnsi="Times New Roman" w:cs="Times New Roman"/>
        </w:rPr>
        <w:t xml:space="preserve"> </w:t>
      </w:r>
      <w:r w:rsidR="001930AD">
        <w:rPr>
          <w:rFonts w:ascii="Times New Roman" w:hAnsi="Times New Roman" w:cs="Times New Roman"/>
        </w:rPr>
        <w:t>to i</w:t>
      </w:r>
      <w:r w:rsidR="00266536" w:rsidRPr="00266536">
        <w:rPr>
          <w:rFonts w:ascii="Times New Roman" w:hAnsi="Times New Roman" w:cs="Times New Roman"/>
        </w:rPr>
        <w:t>nstall python</w:t>
      </w:r>
      <w:r w:rsidR="001930AD">
        <w:rPr>
          <w:rFonts w:ascii="Times New Roman" w:hAnsi="Times New Roman" w:cs="Times New Roman"/>
        </w:rPr>
        <w:t xml:space="preserve"> 2.7 64 version.</w:t>
      </w:r>
    </w:p>
    <w:p w14:paraId="2E58073E" w14:textId="77777777" w:rsidR="00D32A34" w:rsidRDefault="00D32A34" w:rsidP="00D32A34">
      <w:pPr>
        <w:rPr>
          <w:rFonts w:ascii="Times New Roman" w:hAnsi="Times New Roman" w:cs="Times New Roman"/>
        </w:rPr>
      </w:pPr>
      <w:r>
        <w:rPr>
          <w:rFonts w:ascii="Times New Roman" w:hAnsi="Times New Roman" w:cs="Times New Roman"/>
        </w:rPr>
        <w:t xml:space="preserve">  b. </w:t>
      </w:r>
      <w:r w:rsidR="00F61A40">
        <w:rPr>
          <w:rFonts w:ascii="Times New Roman" w:hAnsi="Times New Roman" w:cs="Times New Roman"/>
        </w:rPr>
        <w:t>Follow steps below to s</w:t>
      </w:r>
      <w:r>
        <w:rPr>
          <w:rFonts w:ascii="Times New Roman" w:hAnsi="Times New Roman" w:cs="Times New Roman"/>
        </w:rPr>
        <w:t xml:space="preserve">et </w:t>
      </w:r>
      <w:r w:rsidRPr="00266536">
        <w:rPr>
          <w:rFonts w:ascii="Times New Roman" w:hAnsi="Times New Roman" w:cs="Times New Roman"/>
        </w:rPr>
        <w:t>the path variable</w:t>
      </w:r>
      <w:r w:rsidR="00F61A40">
        <w:rPr>
          <w:rFonts w:ascii="Times New Roman" w:hAnsi="Times New Roman" w:cs="Times New Roman"/>
        </w:rPr>
        <w:t>s</w:t>
      </w:r>
      <w:r w:rsidRPr="00266536">
        <w:rPr>
          <w:rFonts w:ascii="Times New Roman" w:hAnsi="Times New Roman" w:cs="Times New Roman"/>
        </w:rPr>
        <w:t xml:space="preserve"> in the environment variables.</w:t>
      </w:r>
    </w:p>
    <w:p w14:paraId="021A94B1" w14:textId="35B31E7D" w:rsidR="00F61A40" w:rsidRDefault="00F61A40" w:rsidP="00D32A34">
      <w:pPr>
        <w:rPr>
          <w:rFonts w:ascii="Times New Roman" w:hAnsi="Times New Roman" w:cs="Times New Roman"/>
        </w:rPr>
      </w:pPr>
      <w:r>
        <w:rPr>
          <w:rFonts w:ascii="Times New Roman" w:hAnsi="Times New Roman" w:cs="Times New Roman"/>
        </w:rPr>
        <w:t xml:space="preserve">     1) Right-click </w:t>
      </w:r>
      <w:r w:rsidR="00B80F88" w:rsidRPr="00B80F88">
        <w:rPr>
          <w:rFonts w:ascii="Times New Roman" w:hAnsi="Times New Roman" w:cs="Times New Roman"/>
          <w:b/>
        </w:rPr>
        <w:t>This</w:t>
      </w:r>
      <w:r w:rsidRPr="00B80F88">
        <w:rPr>
          <w:rFonts w:ascii="Times New Roman" w:hAnsi="Times New Roman" w:cs="Times New Roman"/>
          <w:b/>
        </w:rPr>
        <w:t xml:space="preserve"> </w:t>
      </w:r>
      <w:r w:rsidR="00B80F88" w:rsidRPr="00B80F88">
        <w:rPr>
          <w:rFonts w:ascii="Times New Roman" w:hAnsi="Times New Roman" w:cs="Times New Roman"/>
          <w:b/>
        </w:rPr>
        <w:t>PC</w:t>
      </w:r>
      <w:r>
        <w:rPr>
          <w:rFonts w:ascii="Times New Roman" w:hAnsi="Times New Roman" w:cs="Times New Roman"/>
        </w:rPr>
        <w:t xml:space="preserve">, and then click </w:t>
      </w:r>
      <w:r w:rsidRPr="00B80F88">
        <w:rPr>
          <w:rFonts w:ascii="Times New Roman" w:hAnsi="Times New Roman" w:cs="Times New Roman"/>
          <w:b/>
        </w:rPr>
        <w:t>Properties</w:t>
      </w:r>
      <w:r>
        <w:rPr>
          <w:rFonts w:ascii="Times New Roman" w:hAnsi="Times New Roman" w:cs="Times New Roman"/>
        </w:rPr>
        <w:t>.</w:t>
      </w:r>
    </w:p>
    <w:p w14:paraId="50C7027F" w14:textId="33A56273" w:rsidR="00F61A40" w:rsidRDefault="00B80F88" w:rsidP="00D32A34">
      <w:pPr>
        <w:rPr>
          <w:rFonts w:ascii="Times New Roman" w:hAnsi="Times New Roman" w:cs="Times New Roman"/>
        </w:rPr>
      </w:pPr>
      <w:r>
        <w:rPr>
          <w:rFonts w:ascii="Times New Roman" w:hAnsi="Times New Roman" w:cs="Times New Roman"/>
        </w:rPr>
        <w:t xml:space="preserve">     2) Click </w:t>
      </w:r>
      <w:r w:rsidRPr="00B80F88">
        <w:rPr>
          <w:rFonts w:ascii="Times New Roman" w:hAnsi="Times New Roman" w:cs="Times New Roman"/>
          <w:b/>
        </w:rPr>
        <w:t>Advance system setting</w:t>
      </w:r>
      <w:r w:rsidR="00F61A40">
        <w:rPr>
          <w:rFonts w:ascii="Times New Roman" w:hAnsi="Times New Roman" w:cs="Times New Roman"/>
        </w:rPr>
        <w:t>.</w:t>
      </w:r>
    </w:p>
    <w:p w14:paraId="7DB7A4D1" w14:textId="6ABEA2BA" w:rsidR="00D32A34" w:rsidRPr="00266536" w:rsidRDefault="00F61A40" w:rsidP="00D32A34">
      <w:pPr>
        <w:rPr>
          <w:rFonts w:ascii="Times New Roman" w:hAnsi="Times New Roman" w:cs="Times New Roman"/>
        </w:rPr>
      </w:pPr>
      <w:r>
        <w:rPr>
          <w:rFonts w:ascii="Times New Roman" w:hAnsi="Times New Roman" w:cs="Times New Roman"/>
        </w:rPr>
        <w:t xml:space="preserve">     3) Click </w:t>
      </w:r>
      <w:r w:rsidRPr="00B80F88">
        <w:rPr>
          <w:rFonts w:ascii="Times New Roman" w:hAnsi="Times New Roman" w:cs="Times New Roman"/>
          <w:b/>
        </w:rPr>
        <w:t>Environment variables</w:t>
      </w:r>
      <w:r>
        <w:rPr>
          <w:rFonts w:ascii="Times New Roman" w:hAnsi="Times New Roman" w:cs="Times New Roman"/>
        </w:rPr>
        <w:t>.</w:t>
      </w:r>
      <w:r w:rsidR="00D32A34">
        <w:rPr>
          <w:rFonts w:ascii="Times New Roman" w:hAnsi="Times New Roman" w:cs="Times New Roman"/>
        </w:rPr>
        <w:t xml:space="preserve">    </w:t>
      </w:r>
      <w:r w:rsidR="00D32A34" w:rsidRPr="00266536">
        <w:rPr>
          <w:rFonts w:ascii="Times New Roman" w:hAnsi="Times New Roman" w:cs="Times New Roman"/>
        </w:rPr>
        <w:t xml:space="preserve"> </w:t>
      </w:r>
    </w:p>
    <w:p w14:paraId="093ADF3D" w14:textId="72C6F0BB" w:rsidR="00D32A34" w:rsidRPr="00266536" w:rsidRDefault="00F667D2" w:rsidP="00D32A34">
      <w:pPr>
        <w:rPr>
          <w:rFonts w:ascii="Times New Roman" w:hAnsi="Times New Roman" w:cs="Times New Roman"/>
        </w:rPr>
      </w:pPr>
      <w:r>
        <w:rPr>
          <w:noProof/>
        </w:rPr>
        <w:drawing>
          <wp:anchor distT="0" distB="0" distL="114300" distR="114300" simplePos="0" relativeHeight="251659264" behindDoc="0" locked="0" layoutInCell="1" allowOverlap="1" wp14:anchorId="7C05BFF8" wp14:editId="03A281E9">
            <wp:simplePos x="0" y="0"/>
            <wp:positionH relativeFrom="column">
              <wp:posOffset>44450</wp:posOffset>
            </wp:positionH>
            <wp:positionV relativeFrom="paragraph">
              <wp:posOffset>220345</wp:posOffset>
            </wp:positionV>
            <wp:extent cx="5943600" cy="3689985"/>
            <wp:effectExtent l="0" t="0" r="0" b="571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89985"/>
                    </a:xfrm>
                    <a:prstGeom prst="rect">
                      <a:avLst/>
                    </a:prstGeom>
                  </pic:spPr>
                </pic:pic>
              </a:graphicData>
            </a:graphic>
          </wp:anchor>
        </w:drawing>
      </w:r>
      <w:r w:rsidR="00D32A34">
        <w:rPr>
          <w:rFonts w:ascii="Times New Roman" w:hAnsi="Times New Roman" w:cs="Times New Roman"/>
        </w:rPr>
        <w:t xml:space="preserve">  </w:t>
      </w:r>
      <w:r w:rsidR="00F61A40">
        <w:rPr>
          <w:rFonts w:ascii="Times New Roman" w:hAnsi="Times New Roman" w:cs="Times New Roman"/>
        </w:rPr>
        <w:t xml:space="preserve">   4)</w:t>
      </w:r>
      <w:r w:rsidR="00D32A34">
        <w:rPr>
          <w:rFonts w:ascii="Times New Roman" w:hAnsi="Times New Roman" w:cs="Times New Roman"/>
        </w:rPr>
        <w:t xml:space="preserve"> </w:t>
      </w:r>
      <w:r w:rsidR="00D32A34" w:rsidRPr="00266536">
        <w:rPr>
          <w:rFonts w:ascii="Times New Roman" w:hAnsi="Times New Roman" w:cs="Times New Roman"/>
        </w:rPr>
        <w:t xml:space="preserve">Go to the </w:t>
      </w:r>
      <w:r>
        <w:rPr>
          <w:rFonts w:ascii="Times New Roman" w:hAnsi="Times New Roman" w:cs="Times New Roman" w:hint="eastAsia"/>
        </w:rPr>
        <w:t>system</w:t>
      </w:r>
      <w:r>
        <w:rPr>
          <w:rFonts w:ascii="Times New Roman" w:hAnsi="Times New Roman" w:cs="Times New Roman"/>
        </w:rPr>
        <w:t xml:space="preserve"> </w:t>
      </w:r>
      <w:r>
        <w:rPr>
          <w:rFonts w:ascii="Times New Roman" w:hAnsi="Times New Roman" w:cs="Times New Roman" w:hint="eastAsia"/>
        </w:rPr>
        <w:t>vari</w:t>
      </w:r>
      <w:r>
        <w:rPr>
          <w:rFonts w:ascii="Times New Roman" w:hAnsi="Times New Roman" w:cs="Times New Roman"/>
        </w:rPr>
        <w:t xml:space="preserve">ables </w:t>
      </w:r>
      <w:r w:rsidR="00D32A34" w:rsidRPr="00266536">
        <w:rPr>
          <w:rFonts w:ascii="Times New Roman" w:hAnsi="Times New Roman" w:cs="Times New Roman"/>
        </w:rPr>
        <w:t xml:space="preserve"> and change the </w:t>
      </w:r>
      <w:r w:rsidR="00D32A34" w:rsidRPr="008D39B0">
        <w:rPr>
          <w:rFonts w:ascii="Times New Roman" w:hAnsi="Times New Roman" w:cs="Times New Roman"/>
          <w:b/>
        </w:rPr>
        <w:t>P</w:t>
      </w:r>
      <w:r w:rsidR="008D39B0" w:rsidRPr="008D39B0">
        <w:rPr>
          <w:rFonts w:ascii="Times New Roman" w:hAnsi="Times New Roman" w:cs="Times New Roman"/>
          <w:b/>
        </w:rPr>
        <w:t>ath</w:t>
      </w:r>
      <w:r w:rsidR="00D32A34" w:rsidRPr="00266536">
        <w:rPr>
          <w:rFonts w:ascii="Times New Roman" w:hAnsi="Times New Roman" w:cs="Times New Roman"/>
        </w:rPr>
        <w:t xml:space="preserve"> variable.</w:t>
      </w:r>
    </w:p>
    <w:p w14:paraId="3292DDA2" w14:textId="550E36CF" w:rsidR="00C5485F" w:rsidRDefault="00D32A34" w:rsidP="00D32A34">
      <w:pPr>
        <w:rPr>
          <w:rFonts w:ascii="Times New Roman" w:hAnsi="Times New Roman" w:cs="Times New Roman"/>
        </w:rPr>
      </w:pPr>
      <w:r>
        <w:rPr>
          <w:rFonts w:ascii="Times New Roman" w:hAnsi="Times New Roman" w:cs="Times New Roman"/>
        </w:rPr>
        <w:t xml:space="preserve">  </w:t>
      </w:r>
      <w:r w:rsidR="00F61A40">
        <w:rPr>
          <w:rFonts w:ascii="Times New Roman" w:hAnsi="Times New Roman" w:cs="Times New Roman"/>
        </w:rPr>
        <w:t xml:space="preserve">   5) </w:t>
      </w:r>
      <w:r w:rsidR="001F4FB8">
        <w:rPr>
          <w:rFonts w:ascii="Times New Roman" w:hAnsi="Times New Roman" w:cs="Times New Roman"/>
        </w:rPr>
        <w:t>If you install python at C:\Python27, a</w:t>
      </w:r>
      <w:r w:rsidR="00C5485F">
        <w:rPr>
          <w:rFonts w:ascii="Times New Roman" w:hAnsi="Times New Roman" w:cs="Times New Roman"/>
        </w:rPr>
        <w:t>dd</w:t>
      </w:r>
      <w:r w:rsidR="00B80F88">
        <w:rPr>
          <w:rFonts w:ascii="Times New Roman" w:hAnsi="Times New Roman" w:cs="Times New Roman"/>
        </w:rPr>
        <w:t xml:space="preserve"> </w:t>
      </w:r>
      <w:r w:rsidRPr="00266536">
        <w:rPr>
          <w:rFonts w:ascii="Times New Roman" w:hAnsi="Times New Roman" w:cs="Times New Roman"/>
        </w:rPr>
        <w:t xml:space="preserve">the following paths </w:t>
      </w:r>
      <w:r w:rsidR="00C5485F">
        <w:rPr>
          <w:rFonts w:ascii="Times New Roman" w:hAnsi="Times New Roman" w:cs="Times New Roman"/>
        </w:rPr>
        <w:t xml:space="preserve">to </w:t>
      </w:r>
      <w:r w:rsidR="008D39B0" w:rsidRPr="008D39B0">
        <w:rPr>
          <w:rFonts w:ascii="Times New Roman" w:hAnsi="Times New Roman" w:cs="Times New Roman"/>
          <w:b/>
        </w:rPr>
        <w:t>Path</w:t>
      </w:r>
      <w:r w:rsidRPr="00266536">
        <w:rPr>
          <w:rFonts w:ascii="Times New Roman" w:hAnsi="Times New Roman" w:cs="Times New Roman"/>
        </w:rPr>
        <w:t xml:space="preserve"> variable.</w:t>
      </w:r>
      <w:r w:rsidR="001F4FB8">
        <w:rPr>
          <w:rFonts w:ascii="Times New Roman" w:hAnsi="Times New Roman" w:cs="Times New Roman"/>
        </w:rPr>
        <w:t xml:space="preserve"> Otherwise you need to change the path according your actual path.</w:t>
      </w:r>
    </w:p>
    <w:p w14:paraId="002A197C" w14:textId="1D598D3A" w:rsidR="00A15AEA" w:rsidRDefault="00F667D2" w:rsidP="00D32A34">
      <w:pPr>
        <w:rPr>
          <w:rFonts w:ascii="Times New Roman" w:hAnsi="Times New Roman" w:cs="Times New Roman"/>
        </w:rPr>
      </w:pPr>
      <w:r w:rsidRPr="00F667D2">
        <w:rPr>
          <w:rFonts w:ascii="Times New Roman" w:hAnsi="Times New Roman" w:cs="Times New Roman"/>
        </w:rPr>
        <w:t>i.</w:t>
      </w:r>
      <w:r>
        <w:rPr>
          <w:rFonts w:ascii="Times New Roman" w:hAnsi="Times New Roman" w:cs="Times New Roman"/>
        </w:rPr>
        <w:t xml:space="preserve"> </w:t>
      </w:r>
      <w:r w:rsidR="00C56A66">
        <w:rPr>
          <w:rFonts w:ascii="Times New Roman" w:hAnsi="Times New Roman" w:cs="Times New Roman"/>
        </w:rPr>
        <w:t>For</w:t>
      </w:r>
      <w:r>
        <w:rPr>
          <w:rFonts w:ascii="Times New Roman" w:hAnsi="Times New Roman" w:cs="Times New Roman"/>
        </w:rPr>
        <w:t xml:space="preserve"> Windows 7</w:t>
      </w:r>
      <w:r w:rsidR="00C56A66">
        <w:rPr>
          <w:rFonts w:ascii="Times New Roman" w:hAnsi="Times New Roman" w:cs="Times New Roman"/>
        </w:rPr>
        <w:t xml:space="preserve"> users</w:t>
      </w:r>
      <w:r>
        <w:rPr>
          <w:rFonts w:ascii="Times New Roman" w:hAnsi="Times New Roman" w:cs="Times New Roman"/>
        </w:rPr>
        <w:t xml:space="preserve">, </w:t>
      </w:r>
      <w:r>
        <w:rPr>
          <w:rFonts w:ascii="Times New Roman" w:hAnsi="Times New Roman" w:cs="Times New Roman" w:hint="eastAsia"/>
        </w:rPr>
        <w:t>y</w:t>
      </w:r>
      <w:r>
        <w:rPr>
          <w:rFonts w:ascii="Times New Roman" w:hAnsi="Times New Roman" w:cs="Times New Roman"/>
        </w:rPr>
        <w:t>ou should add “</w:t>
      </w:r>
      <w:r w:rsidRPr="00F667D2">
        <w:rPr>
          <w:rFonts w:ascii="Times New Roman" w:hAnsi="Times New Roman" w:cs="Times New Roman"/>
        </w:rPr>
        <w:t>C:\Python27\</w:t>
      </w:r>
      <w:r>
        <w:rPr>
          <w:rFonts w:ascii="Times New Roman" w:hAnsi="Times New Roman" w:cs="Times New Roman"/>
        </w:rPr>
        <w:t>”;</w:t>
      </w:r>
      <w:r w:rsidRPr="00F667D2">
        <w:t xml:space="preserve"> </w:t>
      </w:r>
      <w:r>
        <w:t>“</w:t>
      </w:r>
      <w:r w:rsidRPr="00F667D2">
        <w:rPr>
          <w:rFonts w:ascii="Times New Roman" w:hAnsi="Times New Roman" w:cs="Times New Roman"/>
        </w:rPr>
        <w:t>C:\Python27\Lib\</w:t>
      </w:r>
      <w:r>
        <w:rPr>
          <w:rFonts w:ascii="Times New Roman" w:hAnsi="Times New Roman" w:cs="Times New Roman"/>
        </w:rPr>
        <w:t>”;</w:t>
      </w:r>
      <w:r w:rsidRPr="00F667D2">
        <w:rPr>
          <w:rFonts w:hint="eastAsia"/>
        </w:rPr>
        <w:t xml:space="preserve"> </w:t>
      </w:r>
      <w:r w:rsidRPr="00F667D2">
        <w:rPr>
          <w:rFonts w:ascii="Times New Roman" w:hAnsi="Times New Roman" w:cs="Times New Roman" w:hint="eastAsia"/>
        </w:rPr>
        <w:t>“</w:t>
      </w:r>
      <w:r w:rsidRPr="00F667D2">
        <w:rPr>
          <w:rFonts w:ascii="Times New Roman" w:hAnsi="Times New Roman" w:cs="Times New Roman"/>
        </w:rPr>
        <w:t>C:\Python27\Scripts\”</w:t>
      </w:r>
      <w:r>
        <w:rPr>
          <w:rFonts w:ascii="Times New Roman" w:hAnsi="Times New Roman" w:cs="Times New Roman"/>
        </w:rPr>
        <w:t xml:space="preserve"> connected with symbol “;”</w:t>
      </w:r>
      <w:r w:rsidR="00DF3F79">
        <w:rPr>
          <w:rFonts w:ascii="Times New Roman" w:hAnsi="Times New Roman" w:cs="Times New Roman"/>
        </w:rPr>
        <w:t>.</w:t>
      </w:r>
      <w:r w:rsidRPr="00F667D2">
        <w:rPr>
          <w:rFonts w:ascii="Times New Roman" w:hAnsi="Times New Roman" w:cs="Times New Roman"/>
        </w:rPr>
        <w:t>ii.</w:t>
      </w:r>
      <w:r>
        <w:rPr>
          <w:rFonts w:ascii="Times New Roman" w:hAnsi="Times New Roman" w:cs="Times New Roman"/>
        </w:rPr>
        <w:t xml:space="preserve"> </w:t>
      </w:r>
      <w:r w:rsidR="00C56A66">
        <w:rPr>
          <w:rFonts w:ascii="Times New Roman" w:hAnsi="Times New Roman" w:cs="Times New Roman"/>
        </w:rPr>
        <w:t>F</w:t>
      </w:r>
      <w:r w:rsidR="00C56A66">
        <w:rPr>
          <w:rFonts w:ascii="Times New Roman" w:hAnsi="Times New Roman" w:cs="Times New Roman" w:hint="eastAsia"/>
        </w:rPr>
        <w:t>or</w:t>
      </w:r>
      <w:r w:rsidR="00C56A66">
        <w:rPr>
          <w:rFonts w:ascii="Times New Roman" w:hAnsi="Times New Roman" w:cs="Times New Roman"/>
        </w:rPr>
        <w:t xml:space="preserve"> </w:t>
      </w:r>
      <w:r>
        <w:rPr>
          <w:rFonts w:ascii="Times New Roman" w:hAnsi="Times New Roman" w:cs="Times New Roman"/>
        </w:rPr>
        <w:t>W</w:t>
      </w:r>
      <w:r>
        <w:rPr>
          <w:rFonts w:ascii="Times New Roman" w:hAnsi="Times New Roman" w:cs="Times New Roman" w:hint="eastAsia"/>
        </w:rPr>
        <w:t>in</w:t>
      </w:r>
      <w:r>
        <w:rPr>
          <w:rFonts w:ascii="Times New Roman" w:hAnsi="Times New Roman" w:cs="Times New Roman"/>
        </w:rPr>
        <w:t>dows 8\Windows 10</w:t>
      </w:r>
      <w:r w:rsidR="00C56A66">
        <w:rPr>
          <w:rFonts w:ascii="Times New Roman" w:hAnsi="Times New Roman" w:cs="Times New Roman"/>
        </w:rPr>
        <w:t xml:space="preserve"> users</w:t>
      </w:r>
      <w:r>
        <w:rPr>
          <w:rFonts w:ascii="Times New Roman" w:hAnsi="Times New Roman" w:cs="Times New Roman"/>
        </w:rPr>
        <w:t>, you can double click “path”</w:t>
      </w:r>
      <w:r w:rsidR="00C56A66">
        <w:rPr>
          <w:rFonts w:ascii="Times New Roman" w:hAnsi="Times New Roman" w:cs="Times New Roman"/>
        </w:rPr>
        <w:t>, then click “New” to add these three paths into this list.</w:t>
      </w:r>
    </w:p>
    <w:p w14:paraId="6A2060E4" w14:textId="77777777" w:rsidR="00F667D2" w:rsidRDefault="00A15AEA" w:rsidP="00D32A34">
      <w:pPr>
        <w:rPr>
          <w:rFonts w:ascii="Times New Roman" w:hAnsi="Times New Roman" w:cs="Times New Roman"/>
        </w:rPr>
      </w:pPr>
      <w:r>
        <w:rPr>
          <w:noProof/>
        </w:rPr>
        <w:lastRenderedPageBreak/>
        <w:drawing>
          <wp:anchor distT="0" distB="0" distL="114300" distR="114300" simplePos="0" relativeHeight="251661312" behindDoc="0" locked="0" layoutInCell="1" allowOverlap="1" wp14:anchorId="0C5E8204" wp14:editId="20AE9A0A">
            <wp:simplePos x="0" y="0"/>
            <wp:positionH relativeFrom="column">
              <wp:posOffset>0</wp:posOffset>
            </wp:positionH>
            <wp:positionV relativeFrom="paragraph">
              <wp:posOffset>468630</wp:posOffset>
            </wp:positionV>
            <wp:extent cx="2901950" cy="3199765"/>
            <wp:effectExtent l="0" t="0" r="0" b="63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1950" cy="31997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iii.</w:t>
      </w:r>
      <w:r w:rsidR="00C56A66">
        <w:rPr>
          <w:rFonts w:ascii="Times New Roman" w:hAnsi="Times New Roman" w:cs="Times New Roman"/>
        </w:rPr>
        <w:t xml:space="preserve"> If you have installed python3.x or  anaconda, you need to use “Move Up” button to ensure them in front of these programs.</w:t>
      </w:r>
      <w:r w:rsidR="00527B30">
        <w:rPr>
          <w:rFonts w:ascii="Times New Roman" w:hAnsi="Times New Roman" w:cs="Times New Roman"/>
        </w:rPr>
        <w:t xml:space="preserve"> You can use command “python”</w:t>
      </w:r>
      <w:r w:rsidR="0004360E">
        <w:rPr>
          <w:rFonts w:ascii="Times New Roman" w:hAnsi="Times New Roman" w:cs="Times New Roman"/>
        </w:rPr>
        <w:t xml:space="preserve"> </w:t>
      </w:r>
      <w:r w:rsidR="0004360E" w:rsidRPr="00D43EC3">
        <w:rPr>
          <w:rFonts w:ascii="Times New Roman" w:hAnsi="Times New Roman" w:cs="Times New Roman"/>
        </w:rPr>
        <w:t>by</w:t>
      </w:r>
      <w:r w:rsidR="0004360E" w:rsidRPr="0004360E">
        <w:rPr>
          <w:rFonts w:ascii="Times New Roman" w:hAnsi="Times New Roman" w:cs="Times New Roman"/>
        </w:rPr>
        <w:t xml:space="preserve"> command prompt</w:t>
      </w:r>
      <w:r w:rsidR="00527B30">
        <w:rPr>
          <w:rFonts w:ascii="Times New Roman" w:hAnsi="Times New Roman" w:cs="Times New Roman"/>
        </w:rPr>
        <w:t xml:space="preserve"> to check your version.</w:t>
      </w:r>
    </w:p>
    <w:p w14:paraId="77320988" w14:textId="77777777" w:rsidR="00527B30" w:rsidRPr="00F667D2" w:rsidRDefault="00527B30" w:rsidP="00D32A34">
      <w:pPr>
        <w:rPr>
          <w:rFonts w:ascii="Times New Roman" w:hAnsi="Times New Roman" w:cs="Times New Roman"/>
        </w:rPr>
      </w:pPr>
      <w:r>
        <w:rPr>
          <w:noProof/>
        </w:rPr>
        <w:drawing>
          <wp:anchor distT="0" distB="0" distL="114300" distR="114300" simplePos="0" relativeHeight="251663360" behindDoc="0" locked="0" layoutInCell="1" allowOverlap="1" wp14:anchorId="65582927" wp14:editId="022FADDD">
            <wp:simplePos x="0" y="0"/>
            <wp:positionH relativeFrom="column">
              <wp:posOffset>0</wp:posOffset>
            </wp:positionH>
            <wp:positionV relativeFrom="paragraph">
              <wp:posOffset>3493770</wp:posOffset>
            </wp:positionV>
            <wp:extent cx="5308600" cy="1210310"/>
            <wp:effectExtent l="0" t="0" r="6350"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8600" cy="1210310"/>
                    </a:xfrm>
                    <a:prstGeom prst="rect">
                      <a:avLst/>
                    </a:prstGeom>
                  </pic:spPr>
                </pic:pic>
              </a:graphicData>
            </a:graphic>
            <wp14:sizeRelH relativeFrom="margin">
              <wp14:pctWidth>0</wp14:pctWidth>
            </wp14:sizeRelH>
            <wp14:sizeRelV relativeFrom="margin">
              <wp14:pctHeight>0</wp14:pctHeight>
            </wp14:sizeRelV>
          </wp:anchor>
        </w:drawing>
      </w:r>
    </w:p>
    <w:p w14:paraId="5576F889" w14:textId="77777777" w:rsidR="00D32A34" w:rsidRDefault="00C22230" w:rsidP="0059326E">
      <w:pPr>
        <w:rPr>
          <w:rFonts w:ascii="Times New Roman" w:hAnsi="Times New Roman" w:cs="Times New Roman"/>
        </w:rPr>
      </w:pPr>
      <w:r>
        <w:rPr>
          <w:rFonts w:ascii="Times New Roman" w:hAnsi="Times New Roman" w:cs="Times New Roman"/>
        </w:rPr>
        <w:t xml:space="preserve">    </w:t>
      </w:r>
      <w:r w:rsidR="00D32A34" w:rsidRPr="00266536">
        <w:rPr>
          <w:rFonts w:ascii="Times New Roman" w:hAnsi="Times New Roman" w:cs="Times New Roman"/>
        </w:rPr>
        <w:t>This gives the user the access to use all the scripts available in python from command prompt.</w:t>
      </w:r>
      <w:r w:rsidR="006C31E4">
        <w:rPr>
          <w:rFonts w:ascii="Times New Roman" w:hAnsi="Times New Roman" w:cs="Times New Roman"/>
        </w:rPr>
        <w:t xml:space="preserve"> </w:t>
      </w:r>
      <w:r w:rsidR="00D32A34" w:rsidRPr="00266536">
        <w:rPr>
          <w:rFonts w:ascii="Times New Roman" w:hAnsi="Times New Roman" w:cs="Times New Roman"/>
        </w:rPr>
        <w:t>It will let the user fire the pip command from the command prompt.</w:t>
      </w:r>
    </w:p>
    <w:p w14:paraId="502975B6" w14:textId="77777777" w:rsidR="002067A8" w:rsidRDefault="006B092D" w:rsidP="0059326E">
      <w:pPr>
        <w:rPr>
          <w:rFonts w:ascii="Times New Roman" w:hAnsi="Times New Roman" w:cs="Times New Roman"/>
        </w:rPr>
      </w:pPr>
      <w:r>
        <w:rPr>
          <w:rFonts w:ascii="Times New Roman" w:hAnsi="Times New Roman" w:cs="Times New Roman" w:hint="eastAsia"/>
        </w:rPr>
        <w:t>（</w:t>
      </w:r>
      <w:r w:rsidR="002067A8">
        <w:rPr>
          <w:rFonts w:ascii="Times New Roman" w:hAnsi="Times New Roman" w:cs="Times New Roman"/>
        </w:rPr>
        <w:t xml:space="preserve">2) </w:t>
      </w:r>
      <w:r w:rsidR="002067A8">
        <w:rPr>
          <w:rFonts w:ascii="Times New Roman" w:hAnsi="Times New Roman" w:cs="Times New Roman" w:hint="eastAsia"/>
        </w:rPr>
        <w:t>Double</w:t>
      </w:r>
      <w:r w:rsidR="002067A8">
        <w:rPr>
          <w:rFonts w:ascii="Times New Roman" w:hAnsi="Times New Roman" w:cs="Times New Roman"/>
        </w:rPr>
        <w:t xml:space="preserve"> click </w:t>
      </w:r>
      <w:r w:rsidR="002067A8" w:rsidRPr="00D43EC3">
        <w:rPr>
          <w:rFonts w:ascii="Times New Roman" w:hAnsi="Times New Roman" w:cs="Times New Roman"/>
          <w:i/>
          <w:color w:val="FF0000"/>
        </w:rPr>
        <w:t>PyQt4-4.11.4-gpl-Py2.7-Qt4.8.7-x64.exe</w:t>
      </w:r>
      <w:r w:rsidR="00C56A66">
        <w:rPr>
          <w:rFonts w:ascii="Times New Roman" w:hAnsi="Times New Roman" w:cs="Times New Roman"/>
          <w:i/>
          <w:color w:val="FF0000"/>
        </w:rPr>
        <w:t>(</w:t>
      </w:r>
      <w:r w:rsidR="00C56A66" w:rsidRPr="00C56A66">
        <w:rPr>
          <w:rFonts w:ascii="Times New Roman" w:hAnsi="Times New Roman" w:cs="Times New Roman"/>
          <w:i/>
          <w:color w:val="FF0000"/>
        </w:rPr>
        <w:t>softwares_and_packages</w:t>
      </w:r>
      <w:r w:rsidR="00C56A66">
        <w:rPr>
          <w:rFonts w:ascii="Times New Roman" w:hAnsi="Times New Roman" w:cs="Times New Roman"/>
          <w:i/>
          <w:color w:val="FF0000"/>
        </w:rPr>
        <w:t xml:space="preserve"> lack this software)</w:t>
      </w:r>
      <w:r w:rsidR="002067A8">
        <w:rPr>
          <w:rFonts w:ascii="Times New Roman" w:hAnsi="Times New Roman" w:cs="Times New Roman"/>
        </w:rPr>
        <w:t xml:space="preserve"> to install PyQt package.</w:t>
      </w:r>
    </w:p>
    <w:p w14:paraId="6195AE11" w14:textId="77777777" w:rsidR="00336E81" w:rsidRPr="00266536" w:rsidRDefault="006B092D" w:rsidP="0059326E">
      <w:pPr>
        <w:rPr>
          <w:rFonts w:ascii="Times New Roman" w:hAnsi="Times New Roman" w:cs="Times New Roman"/>
        </w:rPr>
      </w:pPr>
      <w:r>
        <w:rPr>
          <w:rFonts w:ascii="Times New Roman" w:hAnsi="Times New Roman" w:cs="Times New Roman" w:hint="eastAsia"/>
        </w:rPr>
        <w:t>（</w:t>
      </w:r>
      <w:r w:rsidR="00336E81">
        <w:rPr>
          <w:rFonts w:ascii="Times New Roman" w:hAnsi="Times New Roman" w:cs="Times New Roman"/>
        </w:rPr>
        <w:t xml:space="preserve">3) Double click </w:t>
      </w:r>
      <w:r w:rsidR="00336E81" w:rsidRPr="00336E81">
        <w:rPr>
          <w:rFonts w:ascii="Times New Roman" w:hAnsi="Times New Roman" w:cs="Times New Roman"/>
          <w:i/>
        </w:rPr>
        <w:t>vcredist_x64.exe</w:t>
      </w:r>
      <w:r w:rsidR="00336E81">
        <w:rPr>
          <w:rFonts w:ascii="Times New Roman" w:hAnsi="Times New Roman" w:cs="Times New Roman"/>
        </w:rPr>
        <w:t xml:space="preserve"> to install it.</w:t>
      </w:r>
    </w:p>
    <w:p w14:paraId="4643B20B" w14:textId="15FB0F92" w:rsidR="00FC211E" w:rsidRDefault="006B092D" w:rsidP="00266536">
      <w:pPr>
        <w:rPr>
          <w:rFonts w:ascii="Times New Roman" w:hAnsi="Times New Roman" w:cs="Times New Roman"/>
        </w:rPr>
      </w:pPr>
      <w:r>
        <w:rPr>
          <w:rFonts w:ascii="Times New Roman" w:hAnsi="Times New Roman" w:cs="Times New Roman" w:hint="eastAsia"/>
        </w:rPr>
        <w:t>（</w:t>
      </w:r>
      <w:r w:rsidR="00336E81">
        <w:rPr>
          <w:rFonts w:ascii="Times New Roman" w:hAnsi="Times New Roman" w:cs="Times New Roman"/>
        </w:rPr>
        <w:t>4</w:t>
      </w:r>
      <w:r w:rsidR="00266536" w:rsidRPr="00266536">
        <w:rPr>
          <w:rFonts w:ascii="Times New Roman" w:hAnsi="Times New Roman" w:cs="Times New Roman"/>
        </w:rPr>
        <w:t>)</w:t>
      </w:r>
      <w:r w:rsidR="00266536">
        <w:rPr>
          <w:rFonts w:ascii="Times New Roman" w:hAnsi="Times New Roman" w:cs="Times New Roman"/>
        </w:rPr>
        <w:t xml:space="preserve"> </w:t>
      </w:r>
      <w:r w:rsidR="00266536" w:rsidRPr="00266536">
        <w:rPr>
          <w:rFonts w:ascii="Times New Roman" w:hAnsi="Times New Roman" w:cs="Times New Roman"/>
        </w:rPr>
        <w:t xml:space="preserve">Install module </w:t>
      </w:r>
      <w:bookmarkStart w:id="17" w:name="OLE_LINK10"/>
      <w:bookmarkStart w:id="18" w:name="OLE_LINK11"/>
      <w:r w:rsidR="00266536" w:rsidRPr="00266536">
        <w:rPr>
          <w:rFonts w:ascii="Times New Roman" w:hAnsi="Times New Roman" w:cs="Times New Roman"/>
        </w:rPr>
        <w:t>numpy</w:t>
      </w:r>
      <w:bookmarkEnd w:id="17"/>
      <w:bookmarkEnd w:id="18"/>
      <w:r w:rsidR="002067A8">
        <w:rPr>
          <w:rFonts w:ascii="Times New Roman" w:hAnsi="Times New Roman" w:cs="Times New Roman"/>
        </w:rPr>
        <w:t>, matplotlib, Snap</w:t>
      </w:r>
      <w:r w:rsidR="00D54321">
        <w:rPr>
          <w:rFonts w:ascii="Times New Roman" w:hAnsi="Times New Roman" w:cs="Times New Roman"/>
        </w:rPr>
        <w:t xml:space="preserve"> </w:t>
      </w:r>
      <w:r w:rsidR="002067A8">
        <w:rPr>
          <w:rFonts w:ascii="Times New Roman" w:hAnsi="Times New Roman" w:cs="Times New Roman"/>
        </w:rPr>
        <w:t>and xlrd</w:t>
      </w:r>
      <w:r w:rsidR="00FC211E">
        <w:rPr>
          <w:rFonts w:ascii="Times New Roman" w:hAnsi="Times New Roman" w:cs="Times New Roman"/>
        </w:rPr>
        <w:t>.</w:t>
      </w:r>
    </w:p>
    <w:p w14:paraId="2E12311B" w14:textId="77777777" w:rsidR="00EE6BB0" w:rsidRDefault="00FC211E" w:rsidP="00266536">
      <w:pPr>
        <w:rPr>
          <w:rFonts w:ascii="Times New Roman" w:hAnsi="Times New Roman" w:cs="Times New Roman"/>
        </w:rPr>
      </w:pPr>
      <w:r>
        <w:rPr>
          <w:rFonts w:ascii="Times New Roman" w:hAnsi="Times New Roman" w:cs="Times New Roman"/>
        </w:rPr>
        <w:t xml:space="preserve">a. Open command prompt and change path to the location where packages </w:t>
      </w:r>
      <w:r w:rsidR="00FC7CEB">
        <w:rPr>
          <w:rFonts w:ascii="Times New Roman" w:hAnsi="Times New Roman" w:cs="Times New Roman"/>
        </w:rPr>
        <w:t>are</w:t>
      </w:r>
      <w:r>
        <w:rPr>
          <w:rFonts w:ascii="Times New Roman" w:hAnsi="Times New Roman" w:cs="Times New Roman"/>
        </w:rPr>
        <w:t>.</w:t>
      </w:r>
      <w:r w:rsidR="001F4FB8">
        <w:rPr>
          <w:rFonts w:ascii="Times New Roman" w:hAnsi="Times New Roman" w:cs="Times New Roman"/>
        </w:rPr>
        <w:t xml:space="preserve"> </w:t>
      </w:r>
      <w:r w:rsidR="007B73E1">
        <w:rPr>
          <w:rFonts w:ascii="Times New Roman" w:hAnsi="Times New Roman" w:cs="Times New Roman"/>
        </w:rPr>
        <w:t xml:space="preserve">Here you are supposed </w:t>
      </w:r>
      <w:r w:rsidR="00EE6BB0">
        <w:rPr>
          <w:rFonts w:ascii="Times New Roman" w:hAnsi="Times New Roman" w:cs="Times New Roman"/>
        </w:rPr>
        <w:t xml:space="preserve">to </w:t>
      </w:r>
      <w:r w:rsidR="001F4FB8">
        <w:rPr>
          <w:rFonts w:ascii="Times New Roman" w:hAnsi="Times New Roman" w:cs="Times New Roman"/>
        </w:rPr>
        <w:t xml:space="preserve">extract the tool file to </w:t>
      </w:r>
      <w:r w:rsidR="007B73E1" w:rsidRPr="00426936">
        <w:rPr>
          <w:rFonts w:ascii="Times New Roman" w:hAnsi="Times New Roman" w:cs="Times New Roman"/>
          <w:b/>
        </w:rPr>
        <w:t>C:\SocialNetworkSimulator</w:t>
      </w:r>
      <w:r w:rsidR="00EE6BB0">
        <w:rPr>
          <w:rFonts w:ascii="Times New Roman" w:hAnsi="Times New Roman" w:cs="Times New Roman"/>
          <w:b/>
        </w:rPr>
        <w:t>.</w:t>
      </w:r>
      <w:r w:rsidR="00EE6BB0">
        <w:rPr>
          <w:rFonts w:ascii="Times New Roman" w:hAnsi="Times New Roman" w:cs="Times New Roman"/>
        </w:rPr>
        <w:t xml:space="preserve"> Use the command: </w:t>
      </w:r>
    </w:p>
    <w:p w14:paraId="0AF29BDF" w14:textId="77777777" w:rsidR="00266536" w:rsidRDefault="00EE6BB0" w:rsidP="00266536">
      <w:pPr>
        <w:rPr>
          <w:rFonts w:ascii="Times New Roman" w:hAnsi="Times New Roman" w:cs="Times New Roman"/>
        </w:rPr>
      </w:pPr>
      <w:r w:rsidRPr="00EE6BB0">
        <w:rPr>
          <w:rFonts w:ascii="Times New Roman" w:hAnsi="Times New Roman" w:cs="Times New Roman"/>
          <w:b/>
        </w:rPr>
        <w:t>cd C:\SocialNetworkSimulator\softwares_and_packages</w:t>
      </w:r>
      <w:r w:rsidR="00456028">
        <w:rPr>
          <w:rFonts w:ascii="Times New Roman" w:hAnsi="Times New Roman" w:cs="Times New Roman"/>
          <w:b/>
        </w:rPr>
        <w:t xml:space="preserve"> </w:t>
      </w:r>
      <w:r w:rsidR="00456028">
        <w:rPr>
          <w:rFonts w:ascii="Times New Roman" w:hAnsi="Times New Roman" w:cs="Times New Roman"/>
        </w:rPr>
        <w:t>to change the path.</w:t>
      </w:r>
    </w:p>
    <w:p w14:paraId="1852834B" w14:textId="77777777" w:rsidR="00004965" w:rsidRPr="00456028" w:rsidRDefault="00004965" w:rsidP="00266536">
      <w:pPr>
        <w:rPr>
          <w:rFonts w:ascii="Times New Roman" w:hAnsi="Times New Roman" w:cs="Times New Roman"/>
        </w:rPr>
      </w:pPr>
      <w:r>
        <w:rPr>
          <w:noProof/>
        </w:rPr>
        <w:lastRenderedPageBreak/>
        <w:drawing>
          <wp:inline distT="0" distB="0" distL="0" distR="0" wp14:anchorId="7A2DB1F3" wp14:editId="4610C019">
            <wp:extent cx="5943600" cy="912495"/>
            <wp:effectExtent l="19050" t="19050" r="1905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12495"/>
                    </a:xfrm>
                    <a:prstGeom prst="rect">
                      <a:avLst/>
                    </a:prstGeom>
                    <a:ln>
                      <a:solidFill>
                        <a:schemeClr val="tx1">
                          <a:lumMod val="50000"/>
                          <a:lumOff val="50000"/>
                        </a:schemeClr>
                      </a:solidFill>
                    </a:ln>
                  </pic:spPr>
                </pic:pic>
              </a:graphicData>
            </a:graphic>
          </wp:inline>
        </w:drawing>
      </w:r>
    </w:p>
    <w:p w14:paraId="3083A073" w14:textId="77777777" w:rsidR="00A62D6C" w:rsidRDefault="00FC211E" w:rsidP="0059326E">
      <w:pPr>
        <w:rPr>
          <w:rFonts w:ascii="Times New Roman" w:hAnsi="Times New Roman" w:cs="Times New Roman"/>
        </w:rPr>
      </w:pPr>
      <w:r>
        <w:rPr>
          <w:rFonts w:ascii="Times New Roman" w:hAnsi="Times New Roman" w:cs="Times New Roman"/>
        </w:rPr>
        <w:t>b</w:t>
      </w:r>
      <w:r w:rsidR="00D32A34">
        <w:rPr>
          <w:rFonts w:ascii="Times New Roman" w:hAnsi="Times New Roman" w:cs="Times New Roman"/>
        </w:rPr>
        <w:t xml:space="preserve">. </w:t>
      </w:r>
      <w:r w:rsidR="00A62D6C">
        <w:rPr>
          <w:rFonts w:ascii="Times New Roman" w:hAnsi="Times New Roman" w:cs="Times New Roman"/>
        </w:rPr>
        <w:t>Execute the following commands using command prompt.</w:t>
      </w:r>
    </w:p>
    <w:p w14:paraId="44AF2B34" w14:textId="5B91203D" w:rsidR="00266536" w:rsidRPr="00004965" w:rsidRDefault="00A62D6C" w:rsidP="0059326E">
      <w:pPr>
        <w:rPr>
          <w:rFonts w:ascii="Times New Roman" w:hAnsi="Times New Roman" w:cs="Times New Roman"/>
          <w:b/>
        </w:rPr>
      </w:pPr>
      <w:r>
        <w:rPr>
          <w:rFonts w:ascii="Times New Roman" w:hAnsi="Times New Roman" w:cs="Times New Roman"/>
        </w:rPr>
        <w:t xml:space="preserve">    </w:t>
      </w:r>
      <w:r w:rsidR="00C56A66">
        <w:rPr>
          <w:rFonts w:ascii="Times New Roman" w:hAnsi="Times New Roman" w:cs="Times New Roman" w:hint="eastAsia"/>
          <w:b/>
        </w:rPr>
        <w:t>p</w:t>
      </w:r>
      <w:r w:rsidR="00266536" w:rsidRPr="00004965">
        <w:rPr>
          <w:rFonts w:ascii="Times New Roman" w:hAnsi="Times New Roman" w:cs="Times New Roman"/>
          <w:b/>
        </w:rPr>
        <w:t xml:space="preserve">ip install </w:t>
      </w:r>
      <w:r w:rsidR="00B80F88" w:rsidRPr="00004965">
        <w:rPr>
          <w:rFonts w:ascii="Times New Roman" w:hAnsi="Times New Roman" w:cs="Times New Roman"/>
          <w:b/>
        </w:rPr>
        <w:t>numpy-1.13.1-cp27-none-win_amd64.whl</w:t>
      </w:r>
    </w:p>
    <w:p w14:paraId="0F19320D" w14:textId="698EB9F2" w:rsidR="00266536" w:rsidRPr="00004965" w:rsidRDefault="00A62D6C" w:rsidP="0059326E">
      <w:pPr>
        <w:rPr>
          <w:rFonts w:ascii="Times New Roman" w:hAnsi="Times New Roman" w:cs="Times New Roman"/>
          <w:b/>
        </w:rPr>
      </w:pPr>
      <w:r w:rsidRPr="00004965">
        <w:rPr>
          <w:rFonts w:ascii="Times New Roman" w:hAnsi="Times New Roman" w:cs="Times New Roman"/>
          <w:b/>
        </w:rPr>
        <w:t xml:space="preserve">    </w:t>
      </w:r>
      <w:r w:rsidR="00C56A66">
        <w:rPr>
          <w:rFonts w:ascii="Times New Roman" w:hAnsi="Times New Roman" w:cs="Times New Roman"/>
          <w:b/>
        </w:rPr>
        <w:t>p</w:t>
      </w:r>
      <w:r w:rsidR="00266536" w:rsidRPr="00004965">
        <w:rPr>
          <w:rFonts w:ascii="Times New Roman" w:hAnsi="Times New Roman" w:cs="Times New Roman"/>
          <w:b/>
        </w:rPr>
        <w:t xml:space="preserve">ip install </w:t>
      </w:r>
      <w:r w:rsidR="00B80F88" w:rsidRPr="00004965">
        <w:rPr>
          <w:rFonts w:ascii="Times New Roman" w:hAnsi="Times New Roman" w:cs="Times New Roman"/>
          <w:b/>
        </w:rPr>
        <w:t>matplotlib-2.0.2-cp27-cp27m-win_amd64.whl</w:t>
      </w:r>
    </w:p>
    <w:p w14:paraId="54A1CD20" w14:textId="2380676F" w:rsidR="00266536" w:rsidRDefault="00C56A66" w:rsidP="0095469A">
      <w:pPr>
        <w:ind w:firstLine="220"/>
        <w:rPr>
          <w:rFonts w:ascii="Times New Roman" w:hAnsi="Times New Roman" w:cs="Times New Roman"/>
          <w:b/>
        </w:rPr>
      </w:pPr>
      <w:r>
        <w:rPr>
          <w:rFonts w:ascii="Times New Roman" w:hAnsi="Times New Roman" w:cs="Times New Roman"/>
          <w:b/>
        </w:rPr>
        <w:t>p</w:t>
      </w:r>
      <w:r w:rsidR="00B80F88" w:rsidRPr="00004965">
        <w:rPr>
          <w:rFonts w:ascii="Times New Roman" w:hAnsi="Times New Roman" w:cs="Times New Roman"/>
          <w:b/>
        </w:rPr>
        <w:t>ip install snap-4.0.0-4.0-Win-x64-py2.7.zip</w:t>
      </w:r>
    </w:p>
    <w:p w14:paraId="5E472B80" w14:textId="77777777" w:rsidR="00C56A66" w:rsidRDefault="00C56A66" w:rsidP="0095469A">
      <w:pPr>
        <w:ind w:firstLine="220"/>
        <w:rPr>
          <w:rFonts w:ascii="Times New Roman" w:hAnsi="Times New Roman" w:cs="Times New Roman"/>
          <w:b/>
        </w:rPr>
      </w:pPr>
      <w:r>
        <w:rPr>
          <w:rFonts w:ascii="Times New Roman" w:hAnsi="Times New Roman" w:cs="Times New Roman" w:hint="eastAsia"/>
          <w:b/>
        </w:rPr>
        <w:t>p</w:t>
      </w:r>
      <w:r>
        <w:rPr>
          <w:rFonts w:ascii="Times New Roman" w:hAnsi="Times New Roman" w:cs="Times New Roman"/>
          <w:b/>
        </w:rPr>
        <w:t xml:space="preserve">ip install </w:t>
      </w:r>
      <w:r w:rsidRPr="00C56A66">
        <w:rPr>
          <w:rFonts w:ascii="Times New Roman" w:hAnsi="Times New Roman" w:cs="Times New Roman"/>
          <w:b/>
        </w:rPr>
        <w:t>xlrd_with_formulas-1.0.0-py2.py3-none-any.whl</w:t>
      </w:r>
    </w:p>
    <w:p w14:paraId="6B5CB666" w14:textId="77777777" w:rsidR="0095469A" w:rsidRPr="00F211C2" w:rsidRDefault="0095469A" w:rsidP="00F211C2">
      <w:pPr>
        <w:pStyle w:val="a4"/>
        <w:numPr>
          <w:ilvl w:val="0"/>
          <w:numId w:val="1"/>
        </w:numPr>
        <w:rPr>
          <w:rFonts w:ascii="Times New Roman" w:hAnsi="Times New Roman" w:cs="Times New Roman"/>
          <w:i/>
          <w:color w:val="FF0000"/>
          <w:sz w:val="24"/>
          <w:szCs w:val="24"/>
        </w:rPr>
      </w:pPr>
      <w:bookmarkStart w:id="19" w:name="_Hlk522724100"/>
      <w:r w:rsidRPr="00F211C2">
        <w:rPr>
          <w:rFonts w:ascii="Times New Roman" w:hAnsi="Times New Roman" w:cs="Times New Roman" w:hint="eastAsia"/>
        </w:rPr>
        <w:t>Possible</w:t>
      </w:r>
      <w:r w:rsidRPr="00F211C2">
        <w:rPr>
          <w:rFonts w:ascii="Times New Roman" w:hAnsi="Times New Roman" w:cs="Times New Roman"/>
        </w:rPr>
        <w:t xml:space="preserve"> Error: </w:t>
      </w:r>
      <w:hyperlink r:id="rId12" w:history="1">
        <w:r w:rsidRPr="00F211C2">
          <w:rPr>
            <w:rStyle w:val="a5"/>
            <w:rFonts w:ascii="Times New Roman" w:hAnsi="Times New Roman" w:cs="Times New Roman"/>
            <w:b/>
            <w:bCs/>
            <w:i/>
            <w:color w:val="FF0000"/>
            <w:sz w:val="24"/>
            <w:szCs w:val="24"/>
            <w:bdr w:val="none" w:sz="0" w:space="0" w:color="auto" w:frame="1"/>
          </w:rPr>
          <w:t>'pip' is not recognized as an internal or external command</w:t>
        </w:r>
      </w:hyperlink>
      <w:r w:rsidRPr="00F211C2">
        <w:rPr>
          <w:i/>
          <w:color w:val="FF0000"/>
          <w:sz w:val="24"/>
          <w:szCs w:val="24"/>
        </w:rPr>
        <w:t xml:space="preserve"> </w:t>
      </w:r>
      <w:r w:rsidRPr="00F211C2">
        <w:rPr>
          <w:rFonts w:ascii="Times New Roman" w:hAnsi="Times New Roman" w:cs="Times New Roman"/>
          <w:i/>
          <w:color w:val="FF0000"/>
          <w:sz w:val="24"/>
          <w:szCs w:val="24"/>
        </w:rPr>
        <w:t xml:space="preserve">” </w:t>
      </w:r>
    </w:p>
    <w:p w14:paraId="5ECE4C48" w14:textId="77777777" w:rsidR="0095469A" w:rsidRDefault="0095469A" w:rsidP="00F211C2">
      <w:pPr>
        <w:pStyle w:val="a4"/>
        <w:numPr>
          <w:ilvl w:val="0"/>
          <w:numId w:val="2"/>
        </w:numPr>
        <w:rPr>
          <w:rFonts w:ascii="Times New Roman" w:hAnsi="Times New Roman" w:cs="Times New Roman"/>
        </w:rPr>
      </w:pPr>
      <w:r w:rsidRPr="007427F1">
        <w:rPr>
          <w:rFonts w:ascii="Times New Roman" w:hAnsi="Times New Roman" w:cs="Times New Roman" w:hint="eastAsia"/>
        </w:rPr>
        <w:t>Solution</w:t>
      </w:r>
      <w:r w:rsidRPr="007427F1">
        <w:rPr>
          <w:rFonts w:ascii="Times New Roman" w:hAnsi="Times New Roman" w:cs="Times New Roman"/>
        </w:rPr>
        <w:t xml:space="preserve">: </w:t>
      </w:r>
      <w:r w:rsidR="007427F1" w:rsidRPr="007427F1">
        <w:rPr>
          <w:rFonts w:ascii="Times New Roman" w:hAnsi="Times New Roman" w:cs="Times New Roman"/>
        </w:rPr>
        <w:t xml:space="preserve">If users are unable to call pip command in the console. Please go to the directory where pip.exe is located. For example, </w:t>
      </w:r>
      <w:r w:rsidR="007427F1" w:rsidRPr="007427F1">
        <w:rPr>
          <w:rFonts w:ascii="Times New Roman" w:hAnsi="Times New Roman" w:cs="Times New Roman"/>
          <w:b/>
        </w:rPr>
        <w:t>"C:\Python27\Scripts\pip2.exe"</w:t>
      </w:r>
      <w:r w:rsidR="007427F1">
        <w:rPr>
          <w:rFonts w:ascii="Times New Roman" w:hAnsi="Times New Roman" w:cs="Times New Roman"/>
          <w:b/>
        </w:rPr>
        <w:t xml:space="preserve">. Drag “pip.exe” into the </w:t>
      </w:r>
      <w:r w:rsidR="00FE5BDB">
        <w:rPr>
          <w:rFonts w:ascii="Times New Roman" w:hAnsi="Times New Roman" w:cs="Times New Roman"/>
          <w:b/>
        </w:rPr>
        <w:t xml:space="preserve">console </w:t>
      </w:r>
      <w:r w:rsidR="00FE5BDB" w:rsidRPr="00FE5BDB">
        <w:rPr>
          <w:rFonts w:ascii="Times New Roman" w:hAnsi="Times New Roman" w:cs="Times New Roman"/>
        </w:rPr>
        <w:t>and</w:t>
      </w:r>
      <w:r w:rsidR="007427F1" w:rsidRPr="00FE5BDB">
        <w:rPr>
          <w:rFonts w:ascii="Times New Roman" w:hAnsi="Times New Roman" w:cs="Times New Roman"/>
        </w:rPr>
        <w:t xml:space="preserve"> add “</w:t>
      </w:r>
      <w:r w:rsidR="007427F1" w:rsidRPr="00FE5BDB">
        <w:rPr>
          <w:rFonts w:ascii="Times New Roman" w:hAnsi="Times New Roman" w:cs="Times New Roman"/>
          <w:b/>
        </w:rPr>
        <w:t>install</w:t>
      </w:r>
      <w:r w:rsidR="007427F1" w:rsidRPr="00FE5BDB">
        <w:rPr>
          <w:rFonts w:ascii="Times New Roman" w:hAnsi="Times New Roman" w:cs="Times New Roman"/>
        </w:rPr>
        <w:t xml:space="preserve">” </w:t>
      </w:r>
      <w:r w:rsidR="00FE5BDB" w:rsidRPr="00FE5BDB">
        <w:rPr>
          <w:rFonts w:ascii="Times New Roman" w:hAnsi="Times New Roman" w:cs="Times New Roman"/>
        </w:rPr>
        <w:t xml:space="preserve">followed by the </w:t>
      </w:r>
      <w:r w:rsidR="00FE5BDB" w:rsidRPr="00FE5BDB">
        <w:rPr>
          <w:rFonts w:ascii="Times New Roman" w:hAnsi="Times New Roman" w:cs="Times New Roman"/>
          <w:b/>
        </w:rPr>
        <w:t>file</w:t>
      </w:r>
      <w:r w:rsidR="00FE5BDB" w:rsidRPr="00FE5BDB">
        <w:rPr>
          <w:rFonts w:ascii="Times New Roman" w:hAnsi="Times New Roman" w:cs="Times New Roman"/>
        </w:rPr>
        <w:t xml:space="preserve"> that </w:t>
      </w:r>
      <w:r w:rsidR="00FE5BDB">
        <w:rPr>
          <w:rFonts w:ascii="Times New Roman" w:hAnsi="Times New Roman" w:cs="Times New Roman"/>
        </w:rPr>
        <w:t xml:space="preserve">need to be </w:t>
      </w:r>
      <w:r w:rsidR="00FE5BDB" w:rsidRPr="00FE5BDB">
        <w:rPr>
          <w:rFonts w:ascii="Times New Roman" w:hAnsi="Times New Roman" w:cs="Times New Roman"/>
        </w:rPr>
        <w:t>install</w:t>
      </w:r>
      <w:r w:rsidR="00FE5BDB">
        <w:rPr>
          <w:rFonts w:ascii="Times New Roman" w:hAnsi="Times New Roman" w:cs="Times New Roman"/>
        </w:rPr>
        <w:t>ed</w:t>
      </w:r>
      <w:r w:rsidR="00FE5BDB" w:rsidRPr="00FE5BDB">
        <w:rPr>
          <w:rFonts w:ascii="Times New Roman" w:hAnsi="Times New Roman" w:cs="Times New Roman"/>
        </w:rPr>
        <w:t>.</w:t>
      </w:r>
      <w:r w:rsidR="00FE5BDB">
        <w:rPr>
          <w:rFonts w:ascii="Times New Roman" w:hAnsi="Times New Roman" w:cs="Times New Roman"/>
        </w:rPr>
        <w:t xml:space="preserve"> User can also drag the file instead of manually type it. </w:t>
      </w:r>
    </w:p>
    <w:bookmarkEnd w:id="19"/>
    <w:p w14:paraId="2B514F48" w14:textId="77777777" w:rsidR="00FE5BDB" w:rsidRPr="00FE5BDB" w:rsidRDefault="00FE5BDB" w:rsidP="00FE5BDB">
      <w:pPr>
        <w:rPr>
          <w:rFonts w:ascii="Times New Roman" w:hAnsi="Times New Roman" w:cs="Times New Roman"/>
        </w:rPr>
      </w:pPr>
      <w:r>
        <w:rPr>
          <w:noProof/>
        </w:rPr>
        <w:drawing>
          <wp:inline distT="0" distB="0" distL="0" distR="0" wp14:anchorId="0BA66390" wp14:editId="0946550C">
            <wp:extent cx="6548875" cy="8382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7322" cy="839281"/>
                    </a:xfrm>
                    <a:prstGeom prst="rect">
                      <a:avLst/>
                    </a:prstGeom>
                  </pic:spPr>
                </pic:pic>
              </a:graphicData>
            </a:graphic>
          </wp:inline>
        </w:drawing>
      </w:r>
    </w:p>
    <w:p w14:paraId="695B50ED" w14:textId="77777777" w:rsidR="00A15AEA" w:rsidRPr="00A15AEA" w:rsidRDefault="00A15AEA" w:rsidP="00482148">
      <w:pPr>
        <w:rPr>
          <w:rFonts w:ascii="Times New Roman" w:hAnsi="Times New Roman" w:cs="Times New Roman"/>
        </w:rPr>
      </w:pPr>
    </w:p>
    <w:p w14:paraId="6F3C70C8" w14:textId="77777777" w:rsidR="00482148" w:rsidRDefault="00482148" w:rsidP="00482148">
      <w:pPr>
        <w:rPr>
          <w:rFonts w:ascii="Times New Roman" w:hAnsi="Times New Roman" w:cs="Times New Roman"/>
        </w:rPr>
      </w:pPr>
      <w:r>
        <w:rPr>
          <w:rFonts w:ascii="Times New Roman" w:hAnsi="Times New Roman" w:cs="Times New Roman"/>
        </w:rPr>
        <w:t>2</w:t>
      </w:r>
      <w:r w:rsidRPr="005F0426">
        <w:rPr>
          <w:rFonts w:ascii="Times New Roman" w:hAnsi="Times New Roman" w:cs="Times New Roman"/>
        </w:rPr>
        <w:t>.</w:t>
      </w:r>
      <w:r>
        <w:rPr>
          <w:rFonts w:ascii="Times New Roman" w:hAnsi="Times New Roman" w:cs="Times New Roman"/>
        </w:rPr>
        <w:t>3</w:t>
      </w:r>
      <w:r w:rsidRPr="005F0426">
        <w:rPr>
          <w:rFonts w:ascii="Times New Roman" w:hAnsi="Times New Roman" w:cs="Times New Roman"/>
        </w:rPr>
        <w:t xml:space="preserve"> Start</w:t>
      </w:r>
    </w:p>
    <w:p w14:paraId="5DF4C628" w14:textId="17C664D8" w:rsidR="00482148" w:rsidRDefault="00191B23" w:rsidP="00482148">
      <w:pPr>
        <w:rPr>
          <w:rFonts w:ascii="Times New Roman" w:hAnsi="Times New Roman" w:cs="Times New Roman"/>
        </w:rPr>
      </w:pPr>
      <w:r>
        <w:rPr>
          <w:rFonts w:ascii="Times New Roman" w:hAnsi="Times New Roman" w:cs="Times New Roman"/>
        </w:rPr>
        <w:t xml:space="preserve">To start this software, </w:t>
      </w:r>
      <w:r w:rsidR="00C56A66">
        <w:rPr>
          <w:rFonts w:ascii="Times New Roman" w:hAnsi="Times New Roman" w:cs="Times New Roman"/>
        </w:rPr>
        <w:t xml:space="preserve">you can double click “SocialNetworkSimulator.py” </w:t>
      </w:r>
      <w:r w:rsidR="006E0204">
        <w:rPr>
          <w:rFonts w:ascii="Times New Roman" w:hAnsi="Times New Roman" w:cs="Times New Roman"/>
        </w:rPr>
        <w:t>from</w:t>
      </w:r>
      <w:r w:rsidR="00C56A66">
        <w:rPr>
          <w:rFonts w:ascii="Times New Roman" w:hAnsi="Times New Roman" w:cs="Times New Roman"/>
        </w:rPr>
        <w:t xml:space="preserve"> </w:t>
      </w:r>
      <w:r w:rsidR="0004360E">
        <w:rPr>
          <w:rFonts w:ascii="Times New Roman" w:hAnsi="Times New Roman" w:cs="Times New Roman"/>
        </w:rPr>
        <w:t xml:space="preserve">the </w:t>
      </w:r>
      <w:r w:rsidR="00A15AEA">
        <w:rPr>
          <w:rFonts w:ascii="Times New Roman" w:hAnsi="Times New Roman" w:cs="Times New Roman"/>
        </w:rPr>
        <w:t>document of “C:\</w:t>
      </w:r>
      <w:r w:rsidR="00A15AEA" w:rsidRPr="00A15AEA">
        <w:t xml:space="preserve"> </w:t>
      </w:r>
      <w:r w:rsidR="00A15AEA" w:rsidRPr="00A15AEA">
        <w:rPr>
          <w:rFonts w:ascii="Times New Roman" w:hAnsi="Times New Roman" w:cs="Times New Roman"/>
        </w:rPr>
        <w:t>SocialNetworkSimulator</w:t>
      </w:r>
      <w:r w:rsidR="00A15AEA">
        <w:rPr>
          <w:rFonts w:ascii="Times New Roman" w:hAnsi="Times New Roman" w:cs="Times New Roman"/>
        </w:rPr>
        <w:t>”.</w:t>
      </w:r>
      <w:r w:rsidR="00A15AEA" w:rsidRPr="00A15AEA" w:rsidDel="00C56A66">
        <w:rPr>
          <w:rFonts w:ascii="Times New Roman" w:hAnsi="Times New Roman" w:cs="Times New Roman"/>
        </w:rPr>
        <w:t xml:space="preserve"> </w:t>
      </w:r>
      <w:r w:rsidR="00482148">
        <w:rPr>
          <w:rFonts w:ascii="Times New Roman" w:hAnsi="Times New Roman" w:cs="Times New Roman"/>
        </w:rPr>
        <w:t>2.4</w:t>
      </w:r>
      <w:r w:rsidR="00482148" w:rsidRPr="005F0426">
        <w:rPr>
          <w:rFonts w:ascii="Times New Roman" w:hAnsi="Times New Roman" w:cs="Times New Roman"/>
        </w:rPr>
        <w:t xml:space="preserve"> System Menu</w:t>
      </w:r>
    </w:p>
    <w:p w14:paraId="1262C912" w14:textId="77777777" w:rsidR="00FB408F" w:rsidRPr="005F0426" w:rsidRDefault="00FB408F" w:rsidP="00482148">
      <w:pPr>
        <w:rPr>
          <w:rFonts w:ascii="Times New Roman" w:hAnsi="Times New Roman" w:cs="Times New Roman"/>
        </w:rPr>
      </w:pPr>
      <w:r>
        <w:rPr>
          <w:rFonts w:ascii="Times New Roman" w:hAnsi="Times New Roman" w:cs="Times New Roman"/>
        </w:rPr>
        <w:t xml:space="preserve">After starting the software tool, you can see there is a menu bar on the top of </w:t>
      </w:r>
      <w:r w:rsidR="004A2FD5">
        <w:rPr>
          <w:rFonts w:ascii="Times New Roman" w:hAnsi="Times New Roman" w:cs="Times New Roman"/>
        </w:rPr>
        <w:t>the main window</w:t>
      </w:r>
      <w:r>
        <w:rPr>
          <w:rFonts w:ascii="Times New Roman" w:hAnsi="Times New Roman" w:cs="Times New Roman"/>
        </w:rPr>
        <w:t>.</w:t>
      </w:r>
    </w:p>
    <w:p w14:paraId="72C87786" w14:textId="77777777" w:rsidR="002D4164" w:rsidRDefault="00220806">
      <w:pPr>
        <w:rPr>
          <w:rFonts w:ascii="Times New Roman" w:hAnsi="Times New Roman" w:cs="Times New Roman"/>
        </w:rPr>
      </w:pPr>
      <w:r>
        <w:rPr>
          <w:noProof/>
        </w:rPr>
        <w:drawing>
          <wp:inline distT="0" distB="0" distL="0" distR="0" wp14:anchorId="6A3956A5" wp14:editId="34BDD501">
            <wp:extent cx="3175000" cy="20808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2645" cy="224973"/>
                    </a:xfrm>
                    <a:prstGeom prst="rect">
                      <a:avLst/>
                    </a:prstGeom>
                  </pic:spPr>
                </pic:pic>
              </a:graphicData>
            </a:graphic>
          </wp:inline>
        </w:drawing>
      </w:r>
    </w:p>
    <w:p w14:paraId="0F9E5488" w14:textId="77777777" w:rsidR="00771DD7" w:rsidRDefault="00771DD7">
      <w:pPr>
        <w:rPr>
          <w:rFonts w:ascii="Times New Roman" w:hAnsi="Times New Roman" w:cs="Times New Roman"/>
        </w:rPr>
      </w:pPr>
      <w:r>
        <w:rPr>
          <w:rFonts w:ascii="Times New Roman" w:hAnsi="Times New Roman" w:cs="Times New Roman"/>
        </w:rPr>
        <w:t>The following table is a list of menus in this software tool.</w:t>
      </w:r>
    </w:p>
    <w:p w14:paraId="481D9AD4" w14:textId="77777777" w:rsidR="00F04809" w:rsidRPr="005F0426" w:rsidRDefault="00F04809">
      <w:pPr>
        <w:rPr>
          <w:rFonts w:ascii="Times New Roman" w:hAnsi="Times New Roman" w:cs="Times New Roman"/>
        </w:rPr>
      </w:pPr>
    </w:p>
    <w:tbl>
      <w:tblPr>
        <w:tblStyle w:val="4-2"/>
        <w:tblW w:w="0" w:type="auto"/>
        <w:tblLook w:val="04A0" w:firstRow="1" w:lastRow="0" w:firstColumn="1" w:lastColumn="0" w:noHBand="0" w:noVBand="1"/>
      </w:tblPr>
      <w:tblGrid>
        <w:gridCol w:w="3043"/>
        <w:gridCol w:w="6307"/>
      </w:tblGrid>
      <w:tr w:rsidR="00027B67" w14:paraId="4E37ED49" w14:textId="77777777" w:rsidTr="00D14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32C9A469" w14:textId="77777777" w:rsidR="00027B67" w:rsidRDefault="00027B67" w:rsidP="003628CB">
            <w:pPr>
              <w:rPr>
                <w:rFonts w:ascii="Times New Roman" w:hAnsi="Times New Roman" w:cs="Times New Roman"/>
              </w:rPr>
            </w:pPr>
            <w:r>
              <w:rPr>
                <w:rFonts w:ascii="Times New Roman" w:hAnsi="Times New Roman" w:cs="Times New Roman"/>
              </w:rPr>
              <w:t>Menu</w:t>
            </w:r>
          </w:p>
        </w:tc>
        <w:tc>
          <w:tcPr>
            <w:tcW w:w="6307" w:type="dxa"/>
          </w:tcPr>
          <w:p w14:paraId="7CB53179" w14:textId="77777777" w:rsidR="00027B67" w:rsidRDefault="00027B67" w:rsidP="003628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027B67" w14:paraId="2500EE1D"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5296ECF3" w14:textId="77777777" w:rsidR="00027B67" w:rsidRDefault="00027B67" w:rsidP="003628CB">
            <w:pPr>
              <w:rPr>
                <w:rFonts w:ascii="Times New Roman" w:hAnsi="Times New Roman" w:cs="Times New Roman"/>
              </w:rPr>
            </w:pPr>
            <w:r>
              <w:rPr>
                <w:rFonts w:ascii="Times New Roman" w:hAnsi="Times New Roman" w:cs="Times New Roman"/>
              </w:rPr>
              <w:t>File-Exit</w:t>
            </w:r>
          </w:p>
        </w:tc>
        <w:tc>
          <w:tcPr>
            <w:tcW w:w="6307" w:type="dxa"/>
          </w:tcPr>
          <w:p w14:paraId="030D018B"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Exit the software</w:t>
            </w:r>
          </w:p>
        </w:tc>
      </w:tr>
      <w:tr w:rsidR="00027B67" w14:paraId="0CE70C70" w14:textId="77777777" w:rsidTr="00D149CC">
        <w:trPr>
          <w:trHeight w:val="47"/>
        </w:trPr>
        <w:tc>
          <w:tcPr>
            <w:cnfStyle w:val="001000000000" w:firstRow="0" w:lastRow="0" w:firstColumn="1" w:lastColumn="0" w:oddVBand="0" w:evenVBand="0" w:oddHBand="0" w:evenHBand="0" w:firstRowFirstColumn="0" w:firstRowLastColumn="0" w:lastRowFirstColumn="0" w:lastRowLastColumn="0"/>
            <w:tcW w:w="3043" w:type="dxa"/>
          </w:tcPr>
          <w:p w14:paraId="2FBBA65B"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hint="eastAsia"/>
              </w:rPr>
              <w:t>&gt;</w:t>
            </w:r>
          </w:p>
          <w:p w14:paraId="4CE9B70B" w14:textId="77777777" w:rsidR="00027B67" w:rsidRDefault="00027B67" w:rsidP="003628CB">
            <w:pPr>
              <w:rPr>
                <w:rFonts w:ascii="Times New Roman" w:hAnsi="Times New Roman" w:cs="Times New Roman"/>
              </w:rPr>
            </w:pPr>
            <w:r>
              <w:rPr>
                <w:rFonts w:ascii="Times New Roman" w:hAnsi="Times New Roman" w:cs="Times New Roman"/>
              </w:rPr>
              <w:t>Generate Single Simulated network</w:t>
            </w:r>
          </w:p>
        </w:tc>
        <w:tc>
          <w:tcPr>
            <w:tcW w:w="6307" w:type="dxa"/>
          </w:tcPr>
          <w:p w14:paraId="3D1FED80"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Generate a simulated network based on a single model.</w:t>
            </w:r>
          </w:p>
        </w:tc>
      </w:tr>
      <w:tr w:rsidR="00027B67" w14:paraId="6C85CFD9"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16D4DC5D"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rPr>
              <w:t>-&gt;</w:t>
            </w:r>
          </w:p>
          <w:p w14:paraId="7F168DAF" w14:textId="77777777" w:rsidR="00027B67" w:rsidRDefault="00027B67" w:rsidP="003628CB">
            <w:pPr>
              <w:rPr>
                <w:rFonts w:ascii="Times New Roman" w:hAnsi="Times New Roman" w:cs="Times New Roman"/>
              </w:rPr>
            </w:pPr>
            <w:r>
              <w:rPr>
                <w:rFonts w:ascii="Times New Roman" w:hAnsi="Times New Roman" w:cs="Times New Roman"/>
              </w:rPr>
              <w:t>Generate Complex Simulated network</w:t>
            </w:r>
          </w:p>
        </w:tc>
        <w:tc>
          <w:tcPr>
            <w:tcW w:w="6307" w:type="dxa"/>
          </w:tcPr>
          <w:p w14:paraId="1F4671BB"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Generate a complex network based on one or more network model. The complex network is constructed by adding edges among several smaller networks</w:t>
            </w:r>
          </w:p>
        </w:tc>
      </w:tr>
      <w:tr w:rsidR="00027B67" w14:paraId="0BE69D34"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6483AB85"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rPr>
              <w:t>&gt;</w:t>
            </w:r>
            <w:r>
              <w:rPr>
                <w:rFonts w:ascii="Times New Roman" w:hAnsi="Times New Roman" w:cs="Times New Roman"/>
              </w:rPr>
              <w:t>Save Network</w:t>
            </w:r>
          </w:p>
        </w:tc>
        <w:tc>
          <w:tcPr>
            <w:tcW w:w="6307" w:type="dxa"/>
          </w:tcPr>
          <w:p w14:paraId="2A57F88A"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Save the current network as a txt file</w:t>
            </w:r>
          </w:p>
        </w:tc>
      </w:tr>
      <w:tr w:rsidR="00027B67" w14:paraId="4ADC4BF6"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292989EA" w14:textId="77777777" w:rsidR="00027B67" w:rsidRDefault="00027B67" w:rsidP="003628CB">
            <w:pPr>
              <w:rPr>
                <w:rFonts w:ascii="Times New Roman" w:hAnsi="Times New Roman" w:cs="Times New Roman"/>
              </w:rPr>
            </w:pPr>
            <w:r>
              <w:rPr>
                <w:rFonts w:ascii="Times New Roman" w:hAnsi="Times New Roman" w:cs="Times New Roman"/>
              </w:rPr>
              <w:lastRenderedPageBreak/>
              <w:t>Network-</w:t>
            </w:r>
            <w:r w:rsidR="007901EB">
              <w:rPr>
                <w:rFonts w:ascii="Times New Roman" w:hAnsi="Times New Roman" w:cs="Times New Roman"/>
              </w:rPr>
              <w:t>&gt;</w:t>
            </w:r>
            <w:r>
              <w:rPr>
                <w:rFonts w:ascii="Times New Roman" w:hAnsi="Times New Roman" w:cs="Times New Roman"/>
              </w:rPr>
              <w:t>Load Network</w:t>
            </w:r>
          </w:p>
        </w:tc>
        <w:tc>
          <w:tcPr>
            <w:tcW w:w="6307" w:type="dxa"/>
          </w:tcPr>
          <w:p w14:paraId="399CAE6D"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Load a network from a txt file</w:t>
            </w:r>
          </w:p>
        </w:tc>
      </w:tr>
      <w:tr w:rsidR="00027B67" w14:paraId="75B031D8"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005AF756" w14:textId="77777777" w:rsidR="00027B67" w:rsidRDefault="00027B67" w:rsidP="003628CB">
            <w:pPr>
              <w:rPr>
                <w:rFonts w:ascii="Times New Roman" w:hAnsi="Times New Roman" w:cs="Times New Roman"/>
              </w:rPr>
            </w:pPr>
            <w:r>
              <w:rPr>
                <w:rFonts w:ascii="Times New Roman" w:hAnsi="Times New Roman" w:cs="Times New Roman"/>
              </w:rPr>
              <w:t>Analysis-</w:t>
            </w:r>
            <w:r w:rsidR="007901EB">
              <w:rPr>
                <w:rFonts w:ascii="Times New Roman" w:hAnsi="Times New Roman" w:cs="Times New Roman"/>
              </w:rPr>
              <w:t>&gt;</w:t>
            </w:r>
            <w:r>
              <w:rPr>
                <w:rFonts w:ascii="Times New Roman" w:hAnsi="Times New Roman" w:cs="Times New Roman"/>
              </w:rPr>
              <w:t>Network Analysis</w:t>
            </w:r>
          </w:p>
        </w:tc>
        <w:tc>
          <w:tcPr>
            <w:tcW w:w="6307" w:type="dxa"/>
          </w:tcPr>
          <w:p w14:paraId="3CCF3EFD" w14:textId="77777777" w:rsidR="00027B67" w:rsidRDefault="004F759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Perform</w:t>
            </w:r>
            <w:r w:rsidR="00027B67">
              <w:rPr>
                <w:rFonts w:ascii="Times New Roman" w:hAnsi="Times New Roman" w:cs="Times New Roman"/>
              </w:rPr>
              <w:t xml:space="preserve"> network analysis</w:t>
            </w:r>
          </w:p>
        </w:tc>
      </w:tr>
      <w:tr w:rsidR="00027B67" w14:paraId="3E37068C"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03753411" w14:textId="77777777" w:rsidR="00027B67" w:rsidRDefault="00027B67" w:rsidP="003628CB">
            <w:pPr>
              <w:rPr>
                <w:rFonts w:ascii="Times New Roman" w:hAnsi="Times New Roman" w:cs="Times New Roman"/>
              </w:rPr>
            </w:pPr>
            <w:bookmarkStart w:id="20" w:name="OLE_LINK4"/>
            <w:r>
              <w:rPr>
                <w:rFonts w:ascii="Times New Roman" w:hAnsi="Times New Roman" w:cs="Times New Roman"/>
              </w:rPr>
              <w:t>Community-</w:t>
            </w:r>
            <w:r w:rsidR="007901EB">
              <w:rPr>
                <w:rFonts w:ascii="Times New Roman" w:hAnsi="Times New Roman" w:cs="Times New Roman"/>
              </w:rPr>
              <w:t>&gt;</w:t>
            </w:r>
            <w:r>
              <w:rPr>
                <w:rFonts w:ascii="Times New Roman" w:hAnsi="Times New Roman" w:cs="Times New Roman"/>
              </w:rPr>
              <w:t>CNM</w:t>
            </w:r>
            <w:bookmarkEnd w:id="20"/>
          </w:p>
        </w:tc>
        <w:tc>
          <w:tcPr>
            <w:tcW w:w="6307" w:type="dxa"/>
          </w:tcPr>
          <w:p w14:paraId="425B28BF"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21" w:name="OLE_LINK5"/>
            <w:r>
              <w:rPr>
                <w:rFonts w:ascii="Times New Roman" w:hAnsi="Times New Roman" w:cs="Times New Roman"/>
              </w:rPr>
              <w:t>Conduct community detection with CNM algorithm</w:t>
            </w:r>
            <w:bookmarkEnd w:id="21"/>
          </w:p>
        </w:tc>
      </w:tr>
      <w:tr w:rsidR="00027B67" w14:paraId="2B2DD022"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6002F68F" w14:textId="77777777" w:rsidR="00027B67" w:rsidRDefault="00027B67" w:rsidP="003628CB">
            <w:pPr>
              <w:rPr>
                <w:rFonts w:ascii="Times New Roman" w:hAnsi="Times New Roman" w:cs="Times New Roman"/>
              </w:rPr>
            </w:pPr>
            <w:r>
              <w:rPr>
                <w:rFonts w:ascii="Times New Roman" w:hAnsi="Times New Roman" w:cs="Times New Roman"/>
              </w:rPr>
              <w:t>Community-</w:t>
            </w:r>
            <w:r w:rsidR="007901EB">
              <w:rPr>
                <w:rFonts w:ascii="Times New Roman" w:hAnsi="Times New Roman" w:cs="Times New Roman"/>
              </w:rPr>
              <w:t>&gt;</w:t>
            </w:r>
            <w:r>
              <w:rPr>
                <w:rFonts w:ascii="Times New Roman" w:hAnsi="Times New Roman" w:cs="Times New Roman"/>
              </w:rPr>
              <w:t>GirvanNewman</w:t>
            </w:r>
          </w:p>
        </w:tc>
        <w:tc>
          <w:tcPr>
            <w:tcW w:w="6307" w:type="dxa"/>
          </w:tcPr>
          <w:p w14:paraId="6CB9B3A6"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Conduct community detection with GirvanNewman algorithm</w:t>
            </w:r>
          </w:p>
        </w:tc>
      </w:tr>
      <w:tr w:rsidR="00027B67" w14:paraId="5C5AFBC4"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17966053" w14:textId="77777777" w:rsidR="00027B67" w:rsidRDefault="00027B67" w:rsidP="003628CB">
            <w:pPr>
              <w:rPr>
                <w:rFonts w:ascii="Times New Roman" w:hAnsi="Times New Roman" w:cs="Times New Roman"/>
              </w:rPr>
            </w:pPr>
            <w:r>
              <w:rPr>
                <w:rFonts w:ascii="Times New Roman" w:hAnsi="Times New Roman" w:cs="Times New Roman"/>
              </w:rPr>
              <w:t>Simulator-</w:t>
            </w:r>
            <w:r w:rsidR="007901EB">
              <w:rPr>
                <w:rFonts w:ascii="Times New Roman" w:hAnsi="Times New Roman" w:cs="Times New Roman"/>
              </w:rPr>
              <w:t>&gt;</w:t>
            </w:r>
            <w:r>
              <w:rPr>
                <w:rFonts w:ascii="Times New Roman" w:hAnsi="Times New Roman" w:cs="Times New Roman"/>
              </w:rPr>
              <w:t>User Level</w:t>
            </w:r>
          </w:p>
        </w:tc>
        <w:tc>
          <w:tcPr>
            <w:tcW w:w="6307" w:type="dxa"/>
          </w:tcPr>
          <w:p w14:paraId="7EFA1DED"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Simulate information diffusion on the user level</w:t>
            </w:r>
          </w:p>
        </w:tc>
      </w:tr>
      <w:tr w:rsidR="00027B67" w14:paraId="4354C08C"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297972FC" w14:textId="77777777" w:rsidR="00027B67" w:rsidRDefault="00027B67" w:rsidP="003628CB">
            <w:pPr>
              <w:rPr>
                <w:rFonts w:ascii="Times New Roman" w:hAnsi="Times New Roman" w:cs="Times New Roman"/>
              </w:rPr>
            </w:pPr>
            <w:r>
              <w:rPr>
                <w:rFonts w:ascii="Times New Roman" w:hAnsi="Times New Roman" w:cs="Times New Roman" w:hint="eastAsia"/>
              </w:rPr>
              <w:t>Si</w:t>
            </w:r>
            <w:r>
              <w:rPr>
                <w:rFonts w:ascii="Times New Roman" w:hAnsi="Times New Roman" w:cs="Times New Roman"/>
              </w:rPr>
              <w:t>mulator-</w:t>
            </w:r>
            <w:r w:rsidR="007901EB">
              <w:rPr>
                <w:rFonts w:ascii="Times New Roman" w:hAnsi="Times New Roman" w:cs="Times New Roman"/>
              </w:rPr>
              <w:t>&gt;</w:t>
            </w:r>
            <w:r>
              <w:rPr>
                <w:rFonts w:ascii="Times New Roman" w:hAnsi="Times New Roman" w:cs="Times New Roman"/>
              </w:rPr>
              <w:t>City Level</w:t>
            </w:r>
          </w:p>
        </w:tc>
        <w:tc>
          <w:tcPr>
            <w:tcW w:w="6307" w:type="dxa"/>
          </w:tcPr>
          <w:p w14:paraId="333CECCA"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Simulate information diffusion on the city level</w:t>
            </w:r>
          </w:p>
        </w:tc>
      </w:tr>
      <w:tr w:rsidR="00272B99" w14:paraId="37F58388"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256B996C" w14:textId="77777777" w:rsidR="00272B99" w:rsidRDefault="00272B99" w:rsidP="003628CB">
            <w:pPr>
              <w:rPr>
                <w:rFonts w:ascii="Times New Roman" w:hAnsi="Times New Roman" w:cs="Times New Roman"/>
              </w:rPr>
            </w:pPr>
            <w:r>
              <w:rPr>
                <w:rFonts w:ascii="Times New Roman" w:hAnsi="Times New Roman" w:cs="Times New Roman"/>
              </w:rPr>
              <w:t>Data</w:t>
            </w:r>
          </w:p>
        </w:tc>
        <w:tc>
          <w:tcPr>
            <w:tcW w:w="6307" w:type="dxa"/>
          </w:tcPr>
          <w:p w14:paraId="2BE9808E" w14:textId="77777777" w:rsidR="00272B99" w:rsidRDefault="00272B99"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Provide some functions to prepare the data used in the software</w:t>
            </w:r>
          </w:p>
        </w:tc>
      </w:tr>
    </w:tbl>
    <w:p w14:paraId="60C3B7DE" w14:textId="77777777" w:rsidR="002D4164" w:rsidRPr="005F0426" w:rsidRDefault="002D4164">
      <w:pPr>
        <w:rPr>
          <w:rFonts w:ascii="Times New Roman" w:hAnsi="Times New Roman" w:cs="Times New Roman"/>
        </w:rPr>
      </w:pPr>
      <w:r w:rsidRPr="005F0426">
        <w:rPr>
          <w:rFonts w:ascii="Times New Roman" w:hAnsi="Times New Roman" w:cs="Times New Roman"/>
        </w:rPr>
        <w:br w:type="page"/>
      </w:r>
    </w:p>
    <w:p w14:paraId="4F71BA15" w14:textId="77777777" w:rsidR="00702CA3" w:rsidRPr="00C21804" w:rsidRDefault="00702CA3" w:rsidP="00702CA3">
      <w:pPr>
        <w:rPr>
          <w:rFonts w:ascii="Times New Roman" w:hAnsi="Times New Roman" w:cs="Times New Roman"/>
          <w:b/>
        </w:rPr>
      </w:pPr>
      <w:r w:rsidRPr="00C21804">
        <w:rPr>
          <w:rFonts w:ascii="Times New Roman" w:hAnsi="Times New Roman" w:cs="Times New Roman"/>
          <w:b/>
        </w:rPr>
        <w:lastRenderedPageBreak/>
        <w:t xml:space="preserve">3 NETWORK </w:t>
      </w:r>
      <w:r w:rsidR="00FE552A" w:rsidRPr="00C21804">
        <w:rPr>
          <w:rFonts w:ascii="Times New Roman" w:hAnsi="Times New Roman" w:cs="Times New Roman"/>
          <w:b/>
        </w:rPr>
        <w:t>GENERATOR</w:t>
      </w:r>
      <w:r w:rsidR="00F04809" w:rsidRPr="00C21804">
        <w:rPr>
          <w:rFonts w:ascii="Times New Roman" w:hAnsi="Times New Roman" w:cs="Times New Roman"/>
          <w:b/>
        </w:rPr>
        <w:t>S</w:t>
      </w:r>
    </w:p>
    <w:p w14:paraId="58FC89D3" w14:textId="77777777" w:rsidR="00702CA3" w:rsidRDefault="00702CA3" w:rsidP="00702CA3">
      <w:pPr>
        <w:rPr>
          <w:rFonts w:ascii="Times New Roman" w:hAnsi="Times New Roman" w:cs="Times New Roman"/>
        </w:rPr>
      </w:pPr>
      <w:r>
        <w:rPr>
          <w:rFonts w:ascii="Times New Roman" w:hAnsi="Times New Roman" w:cs="Times New Roman"/>
        </w:rPr>
        <w:t>3</w:t>
      </w:r>
      <w:r w:rsidRPr="005F0426">
        <w:rPr>
          <w:rFonts w:ascii="Times New Roman" w:hAnsi="Times New Roman" w:cs="Times New Roman"/>
        </w:rPr>
        <w:t xml:space="preserve">.1 Generate </w:t>
      </w:r>
      <w:r w:rsidR="00207F3E">
        <w:rPr>
          <w:rFonts w:ascii="Times New Roman" w:hAnsi="Times New Roman" w:cs="Times New Roman"/>
        </w:rPr>
        <w:t xml:space="preserve">a </w:t>
      </w:r>
      <w:r w:rsidRPr="005F0426">
        <w:rPr>
          <w:rFonts w:ascii="Times New Roman" w:hAnsi="Times New Roman" w:cs="Times New Roman"/>
        </w:rPr>
        <w:t>Single Simulated Network</w:t>
      </w:r>
    </w:p>
    <w:p w14:paraId="6B404774" w14:textId="311777A1" w:rsidR="00E374BC" w:rsidRPr="005F0426" w:rsidRDefault="00E374BC" w:rsidP="00702CA3">
      <w:pPr>
        <w:rPr>
          <w:rFonts w:ascii="Times New Roman" w:hAnsi="Times New Roman" w:cs="Times New Roman"/>
        </w:rPr>
      </w:pPr>
      <w:r>
        <w:rPr>
          <w:rFonts w:ascii="Times New Roman" w:hAnsi="Times New Roman" w:cs="Times New Roman"/>
        </w:rPr>
        <w:t xml:space="preserve">After starting the software, the default window is for generating a single simulated network. If you </w:t>
      </w:r>
      <w:r>
        <w:rPr>
          <w:rFonts w:ascii="Times New Roman" w:hAnsi="Times New Roman" w:cs="Times New Roman" w:hint="eastAsia"/>
        </w:rPr>
        <w:t>ar</w:t>
      </w:r>
      <w:r>
        <w:rPr>
          <w:rFonts w:ascii="Times New Roman" w:hAnsi="Times New Roman" w:cs="Times New Roman"/>
        </w:rPr>
        <w:t xml:space="preserve">e not </w:t>
      </w:r>
      <w:r>
        <w:rPr>
          <w:rFonts w:ascii="Times New Roman" w:hAnsi="Times New Roman" w:cs="Times New Roman" w:hint="eastAsia"/>
        </w:rPr>
        <w:t>on th</w:t>
      </w:r>
      <w:r w:rsidR="000B4520">
        <w:rPr>
          <w:rFonts w:ascii="Times New Roman" w:hAnsi="Times New Roman" w:cs="Times New Roman"/>
        </w:rPr>
        <w:t>e</w:t>
      </w:r>
      <w:r>
        <w:rPr>
          <w:rFonts w:ascii="Times New Roman" w:hAnsi="Times New Roman" w:cs="Times New Roman"/>
        </w:rPr>
        <w:t xml:space="preserve"> interface, please choose Network</w:t>
      </w:r>
      <w:r w:rsidR="0004360E">
        <w:rPr>
          <w:rFonts w:ascii="Times New Roman" w:hAnsi="Times New Roman" w:cs="Times New Roman" w:hint="eastAsia"/>
        </w:rPr>
        <w:t>→</w:t>
      </w:r>
      <w:r w:rsidR="00862575">
        <w:rPr>
          <w:rFonts w:ascii="Times New Roman" w:hAnsi="Times New Roman" w:cs="Times New Roman"/>
        </w:rPr>
        <w:t>Generate Single Simulated Network</w:t>
      </w:r>
      <w:r w:rsidR="000B4520">
        <w:rPr>
          <w:rFonts w:ascii="Times New Roman" w:hAnsi="Times New Roman" w:cs="Times New Roman"/>
        </w:rPr>
        <w:t xml:space="preserve"> to switch to the following window. </w:t>
      </w:r>
    </w:p>
    <w:p w14:paraId="1C022B3F" w14:textId="77777777" w:rsidR="007F14AB" w:rsidRPr="005F0426" w:rsidRDefault="00311825">
      <w:pPr>
        <w:rPr>
          <w:rFonts w:ascii="Times New Roman" w:hAnsi="Times New Roman" w:cs="Times New Roman"/>
        </w:rPr>
      </w:pPr>
      <w:r>
        <w:rPr>
          <w:noProof/>
        </w:rPr>
        <w:drawing>
          <wp:inline distT="0" distB="0" distL="0" distR="0" wp14:anchorId="71A151C4" wp14:editId="54CAB434">
            <wp:extent cx="5943600" cy="3573145"/>
            <wp:effectExtent l="19050" t="19050" r="19050"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1A41DE57" w14:textId="77777777" w:rsidR="007F14AB" w:rsidRDefault="003C1747">
      <w:pPr>
        <w:rPr>
          <w:rFonts w:ascii="Times New Roman" w:hAnsi="Times New Roman" w:cs="Times New Roman"/>
        </w:rPr>
      </w:pPr>
      <w:bookmarkStart w:id="22" w:name="OLE_LINK3"/>
      <w:r>
        <w:rPr>
          <w:rFonts w:ascii="Times New Roman" w:hAnsi="Times New Roman" w:cs="Times New Roman"/>
        </w:rPr>
        <w:t>To generate a single network, please follow these steps:</w:t>
      </w:r>
    </w:p>
    <w:p w14:paraId="6BFB69E6" w14:textId="6C552810" w:rsidR="00891845" w:rsidRDefault="003C1747">
      <w:pPr>
        <w:rPr>
          <w:rFonts w:ascii="Times New Roman" w:hAnsi="Times New Roman" w:cs="Times New Roman"/>
        </w:rPr>
      </w:pPr>
      <w:r>
        <w:rPr>
          <w:rFonts w:ascii="Times New Roman" w:hAnsi="Times New Roman" w:cs="Times New Roman"/>
        </w:rPr>
        <w:t xml:space="preserve">(1) Select a network model from </w:t>
      </w:r>
      <w:r w:rsidR="00891845">
        <w:rPr>
          <w:rFonts w:ascii="Times New Roman" w:hAnsi="Times New Roman" w:cs="Times New Roman"/>
        </w:rPr>
        <w:t xml:space="preserve">the pull-down </w:t>
      </w:r>
      <w:r w:rsidR="006B092D">
        <w:rPr>
          <w:rFonts w:ascii="Times New Roman" w:hAnsi="Times New Roman" w:cs="Times New Roman" w:hint="eastAsia"/>
        </w:rPr>
        <w:t>m</w:t>
      </w:r>
      <w:r w:rsidR="006B092D">
        <w:rPr>
          <w:rFonts w:ascii="Times New Roman" w:hAnsi="Times New Roman" w:cs="Times New Roman"/>
        </w:rPr>
        <w:t>e</w:t>
      </w:r>
      <w:r w:rsidR="006B092D">
        <w:rPr>
          <w:rFonts w:ascii="Times New Roman" w:hAnsi="Times New Roman" w:cs="Times New Roman" w:hint="eastAsia"/>
        </w:rPr>
        <w:t>nu</w:t>
      </w:r>
      <w:r w:rsidR="00891845">
        <w:rPr>
          <w:rFonts w:ascii="Times New Roman" w:hAnsi="Times New Roman" w:cs="Times New Roman"/>
        </w:rPr>
        <w:t>.</w:t>
      </w:r>
    </w:p>
    <w:bookmarkEnd w:id="22"/>
    <w:p w14:paraId="271A8289" w14:textId="77777777" w:rsidR="007F14AB" w:rsidRDefault="007F14AB">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7F700D39" wp14:editId="08B837D9">
            <wp:extent cx="2385631" cy="3550920"/>
            <wp:effectExtent l="19050" t="19050" r="1524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9350" cy="3556455"/>
                    </a:xfrm>
                    <a:prstGeom prst="rect">
                      <a:avLst/>
                    </a:prstGeom>
                    <a:ln>
                      <a:solidFill>
                        <a:schemeClr val="tx1">
                          <a:lumMod val="50000"/>
                          <a:lumOff val="50000"/>
                        </a:schemeClr>
                      </a:solidFill>
                    </a:ln>
                  </pic:spPr>
                </pic:pic>
              </a:graphicData>
            </a:graphic>
          </wp:inline>
        </w:drawing>
      </w:r>
    </w:p>
    <w:p w14:paraId="3F0E7D7D" w14:textId="77777777" w:rsidR="00891845" w:rsidRPr="005F0426" w:rsidRDefault="00891845">
      <w:pPr>
        <w:rPr>
          <w:rFonts w:ascii="Times New Roman" w:hAnsi="Times New Roman" w:cs="Times New Roman"/>
        </w:rPr>
      </w:pPr>
      <w:r>
        <w:rPr>
          <w:rFonts w:ascii="Times New Roman" w:hAnsi="Times New Roman" w:cs="Times New Roman"/>
        </w:rPr>
        <w:t>(2) After selecting a network model, the responding parameters will load automatically. Different network model has different set of parameters. Please configure all the parameters.</w:t>
      </w:r>
    </w:p>
    <w:p w14:paraId="29F0F556" w14:textId="77777777" w:rsidR="006B092D" w:rsidRDefault="001576C8">
      <w:pPr>
        <w:rPr>
          <w:noProof/>
        </w:rPr>
      </w:pPr>
      <w:r>
        <w:rPr>
          <w:noProof/>
        </w:rPr>
        <w:drawing>
          <wp:inline distT="0" distB="0" distL="0" distR="0" wp14:anchorId="597C1C7A" wp14:editId="095D60AC">
            <wp:extent cx="1714374" cy="2537460"/>
            <wp:effectExtent l="19050" t="19050" r="1968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6402" cy="2570063"/>
                    </a:xfrm>
                    <a:prstGeom prst="rect">
                      <a:avLst/>
                    </a:prstGeom>
                    <a:ln>
                      <a:solidFill>
                        <a:schemeClr val="tx1">
                          <a:lumMod val="50000"/>
                          <a:lumOff val="50000"/>
                        </a:schemeClr>
                      </a:solidFill>
                    </a:ln>
                  </pic:spPr>
                </pic:pic>
              </a:graphicData>
            </a:graphic>
          </wp:inline>
        </w:drawing>
      </w:r>
      <w:r w:rsidR="007F14AB" w:rsidRPr="005F0426">
        <w:rPr>
          <w:rFonts w:ascii="Times New Roman" w:hAnsi="Times New Roman" w:cs="Times New Roman"/>
        </w:rPr>
        <w:t xml:space="preserve">  </w:t>
      </w:r>
      <w:r w:rsidR="006B092D">
        <w:rPr>
          <w:rFonts w:ascii="Times New Roman" w:hAnsi="Times New Roman" w:cs="Times New Roman"/>
        </w:rPr>
        <w:t xml:space="preserve"> </w:t>
      </w:r>
      <w:r w:rsidR="007F14AB" w:rsidRPr="005F0426">
        <w:rPr>
          <w:rFonts w:ascii="Times New Roman" w:hAnsi="Times New Roman" w:cs="Times New Roman"/>
          <w:noProof/>
        </w:rPr>
        <w:drawing>
          <wp:inline distT="0" distB="0" distL="0" distR="0" wp14:anchorId="707C2C7B" wp14:editId="66C3694F">
            <wp:extent cx="1719696" cy="2522220"/>
            <wp:effectExtent l="19050" t="19050" r="1397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2698" cy="2629289"/>
                    </a:xfrm>
                    <a:prstGeom prst="rect">
                      <a:avLst/>
                    </a:prstGeom>
                    <a:ln>
                      <a:solidFill>
                        <a:schemeClr val="tx1">
                          <a:lumMod val="50000"/>
                          <a:lumOff val="50000"/>
                        </a:schemeClr>
                      </a:solidFill>
                    </a:ln>
                  </pic:spPr>
                </pic:pic>
              </a:graphicData>
            </a:graphic>
          </wp:inline>
        </w:drawing>
      </w:r>
      <w:r w:rsidR="006B092D" w:rsidRPr="006B092D">
        <w:rPr>
          <w:noProof/>
        </w:rPr>
        <w:t xml:space="preserve"> </w:t>
      </w:r>
      <w:r w:rsidR="006B092D">
        <w:rPr>
          <w:noProof/>
        </w:rPr>
        <w:t xml:space="preserve"> </w:t>
      </w:r>
    </w:p>
    <w:p w14:paraId="5EC63422" w14:textId="77777777" w:rsidR="002F41E5" w:rsidRDefault="00B214F5">
      <w:pPr>
        <w:rPr>
          <w:rFonts w:ascii="Times New Roman" w:hAnsi="Times New Roman" w:cs="Times New Roman"/>
        </w:rPr>
      </w:pPr>
      <w:r>
        <w:rPr>
          <w:rFonts w:ascii="Times New Roman" w:hAnsi="Times New Roman" w:cs="Times New Roman"/>
        </w:rPr>
        <w:t>The following</w:t>
      </w:r>
      <w:r w:rsidR="002860B4">
        <w:rPr>
          <w:rFonts w:ascii="Times New Roman" w:hAnsi="Times New Roman" w:cs="Times New Roman"/>
        </w:rPr>
        <w:t xml:space="preserve"> table list</w:t>
      </w:r>
      <w:r>
        <w:rPr>
          <w:rFonts w:ascii="Times New Roman" w:hAnsi="Times New Roman" w:cs="Times New Roman"/>
        </w:rPr>
        <w:t>s</w:t>
      </w:r>
      <w:r w:rsidR="002860B4">
        <w:rPr>
          <w:rFonts w:ascii="Times New Roman" w:hAnsi="Times New Roman" w:cs="Times New Roman"/>
        </w:rPr>
        <w:t xml:space="preserve"> all the parameters of each network model.</w:t>
      </w:r>
    </w:p>
    <w:tbl>
      <w:tblPr>
        <w:tblStyle w:val="4-2"/>
        <w:tblW w:w="0" w:type="auto"/>
        <w:tblLook w:val="04A0" w:firstRow="1" w:lastRow="0" w:firstColumn="1" w:lastColumn="0" w:noHBand="0" w:noVBand="1"/>
      </w:tblPr>
      <w:tblGrid>
        <w:gridCol w:w="2155"/>
        <w:gridCol w:w="1530"/>
        <w:gridCol w:w="5665"/>
      </w:tblGrid>
      <w:tr w:rsidR="002860B4" w14:paraId="738A8A1D" w14:textId="77777777" w:rsidTr="00980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4CAEAB8" w14:textId="77777777" w:rsidR="002860B4" w:rsidRDefault="002860B4">
            <w:pPr>
              <w:rPr>
                <w:rFonts w:ascii="Times New Roman" w:hAnsi="Times New Roman" w:cs="Times New Roman"/>
              </w:rPr>
            </w:pPr>
            <w:r>
              <w:rPr>
                <w:rFonts w:ascii="Times New Roman" w:hAnsi="Times New Roman" w:cs="Times New Roman"/>
              </w:rPr>
              <w:t>Network Model</w:t>
            </w:r>
          </w:p>
        </w:tc>
        <w:tc>
          <w:tcPr>
            <w:tcW w:w="1530" w:type="dxa"/>
          </w:tcPr>
          <w:p w14:paraId="279B840A" w14:textId="77777777" w:rsidR="002860B4" w:rsidRDefault="002860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Parameter</w:t>
            </w:r>
          </w:p>
        </w:tc>
        <w:tc>
          <w:tcPr>
            <w:tcW w:w="5665" w:type="dxa"/>
          </w:tcPr>
          <w:p w14:paraId="14253C64" w14:textId="77777777" w:rsidR="002860B4" w:rsidRDefault="002860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6B55E7" w14:paraId="3D3A5D3F"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4E166CF" w14:textId="77777777" w:rsidR="006B55E7" w:rsidRDefault="006B55E7" w:rsidP="00887F28">
            <w:pPr>
              <w:jc w:val="both"/>
              <w:rPr>
                <w:rFonts w:ascii="Times New Roman" w:hAnsi="Times New Roman" w:cs="Times New Roman"/>
              </w:rPr>
            </w:pPr>
            <w:r>
              <w:rPr>
                <w:rFonts w:ascii="Times New Roman" w:hAnsi="Times New Roman" w:cs="Times New Roman"/>
              </w:rPr>
              <w:t>Small World</w:t>
            </w:r>
          </w:p>
        </w:tc>
        <w:tc>
          <w:tcPr>
            <w:tcW w:w="1530" w:type="dxa"/>
          </w:tcPr>
          <w:p w14:paraId="7631D8CE"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71574D38"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6B55E7" w14:paraId="18E70BBA"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03181621" w14:textId="77777777" w:rsidR="006B55E7" w:rsidRDefault="006B55E7" w:rsidP="00887F28">
            <w:pPr>
              <w:jc w:val="both"/>
              <w:rPr>
                <w:rFonts w:ascii="Times New Roman" w:hAnsi="Times New Roman" w:cs="Times New Roman"/>
              </w:rPr>
            </w:pPr>
          </w:p>
        </w:tc>
        <w:tc>
          <w:tcPr>
            <w:tcW w:w="1530" w:type="dxa"/>
          </w:tcPr>
          <w:p w14:paraId="4E15941A"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OutDeg</w:t>
            </w:r>
          </w:p>
        </w:tc>
        <w:tc>
          <w:tcPr>
            <w:tcW w:w="5665" w:type="dxa"/>
          </w:tcPr>
          <w:p w14:paraId="2CDF986B"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w:t>
            </w:r>
            <w:r w:rsidR="005B4517">
              <w:rPr>
                <w:rFonts w:ascii="Times New Roman" w:hAnsi="Times New Roman" w:cs="Times New Roman"/>
              </w:rPr>
              <w:t>gree of each node desired</w:t>
            </w:r>
          </w:p>
        </w:tc>
      </w:tr>
      <w:tr w:rsidR="006B55E7" w14:paraId="04DAF55C"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2B9A3A7" w14:textId="77777777" w:rsidR="006B55E7" w:rsidRDefault="006B55E7" w:rsidP="00887F28">
            <w:pPr>
              <w:jc w:val="both"/>
              <w:rPr>
                <w:rFonts w:ascii="Times New Roman" w:hAnsi="Times New Roman" w:cs="Times New Roman"/>
              </w:rPr>
            </w:pPr>
          </w:p>
        </w:tc>
        <w:tc>
          <w:tcPr>
            <w:tcW w:w="1530" w:type="dxa"/>
          </w:tcPr>
          <w:p w14:paraId="56C829A3"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RewireProb</w:t>
            </w:r>
          </w:p>
        </w:tc>
        <w:tc>
          <w:tcPr>
            <w:tcW w:w="5665" w:type="dxa"/>
          </w:tcPr>
          <w:p w14:paraId="57F248AD"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666E">
              <w:rPr>
                <w:rFonts w:ascii="Times New Roman" w:hAnsi="Times New Roman" w:cs="Times New Roman"/>
              </w:rPr>
              <w:t>Represents the probability that an edge will be rewired</w:t>
            </w:r>
          </w:p>
        </w:tc>
      </w:tr>
      <w:tr w:rsidR="006B55E7" w14:paraId="2904DC3A"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5F037C19" w14:textId="77777777" w:rsidR="006B55E7" w:rsidRDefault="006B55E7" w:rsidP="00887F28">
            <w:pPr>
              <w:jc w:val="both"/>
              <w:rPr>
                <w:rFonts w:ascii="Times New Roman" w:hAnsi="Times New Roman" w:cs="Times New Roman"/>
              </w:rPr>
            </w:pPr>
          </w:p>
        </w:tc>
        <w:tc>
          <w:tcPr>
            <w:tcW w:w="1530" w:type="dxa"/>
          </w:tcPr>
          <w:p w14:paraId="23BCB555"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Rnd</w:t>
            </w:r>
          </w:p>
        </w:tc>
        <w:tc>
          <w:tcPr>
            <w:tcW w:w="5665" w:type="dxa"/>
          </w:tcPr>
          <w:p w14:paraId="19854716" w14:textId="21FC5239"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Random number generator (</w:t>
            </w:r>
            <w:r w:rsidR="000A4A6E" w:rsidRPr="000A4A6E">
              <w:rPr>
                <w:rFonts w:ascii="Times New Roman" w:hAnsi="Times New Roman" w:cs="Times New Roman"/>
              </w:rPr>
              <w:t>default</w:t>
            </w:r>
            <w:r>
              <w:rPr>
                <w:rFonts w:ascii="Times New Roman" w:hAnsi="Times New Roman" w:cs="Times New Roman"/>
              </w:rPr>
              <w:t>)</w:t>
            </w:r>
          </w:p>
        </w:tc>
      </w:tr>
      <w:tr w:rsidR="00912162" w14:paraId="789B451E"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3A81709E" w14:textId="77777777" w:rsidR="00912162" w:rsidRDefault="00912162" w:rsidP="00887F28">
            <w:pPr>
              <w:jc w:val="both"/>
              <w:rPr>
                <w:rFonts w:ascii="Times New Roman" w:hAnsi="Times New Roman" w:cs="Times New Roman"/>
              </w:rPr>
            </w:pPr>
            <w:r>
              <w:rPr>
                <w:rFonts w:ascii="Times New Roman" w:hAnsi="Times New Roman" w:cs="Times New Roman"/>
              </w:rPr>
              <w:t>Pref-attach N</w:t>
            </w:r>
            <w:r w:rsidRPr="00912162">
              <w:rPr>
                <w:rFonts w:ascii="Times New Roman" w:hAnsi="Times New Roman" w:cs="Times New Roman"/>
              </w:rPr>
              <w:t>etwork</w:t>
            </w:r>
          </w:p>
        </w:tc>
        <w:tc>
          <w:tcPr>
            <w:tcW w:w="1530" w:type="dxa"/>
          </w:tcPr>
          <w:p w14:paraId="12CA252F"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70012FFF"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2CE561BE"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7B776EC" w14:textId="77777777" w:rsidR="00912162" w:rsidRDefault="00912162" w:rsidP="00887F28">
            <w:pPr>
              <w:jc w:val="both"/>
              <w:rPr>
                <w:rFonts w:ascii="Times New Roman" w:hAnsi="Times New Roman" w:cs="Times New Roman"/>
              </w:rPr>
            </w:pPr>
          </w:p>
        </w:tc>
        <w:tc>
          <w:tcPr>
            <w:tcW w:w="1530" w:type="dxa"/>
          </w:tcPr>
          <w:p w14:paraId="545A32A5"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OutDeg</w:t>
            </w:r>
          </w:p>
        </w:tc>
        <w:tc>
          <w:tcPr>
            <w:tcW w:w="5665" w:type="dxa"/>
          </w:tcPr>
          <w:p w14:paraId="2355C7F9"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degree of each node desired</w:t>
            </w:r>
          </w:p>
        </w:tc>
      </w:tr>
      <w:tr w:rsidR="00912162" w14:paraId="475F1270"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6E37808" w14:textId="77777777" w:rsidR="00912162" w:rsidRDefault="00912162" w:rsidP="00887F28">
            <w:pPr>
              <w:jc w:val="both"/>
              <w:rPr>
                <w:rFonts w:ascii="Times New Roman" w:hAnsi="Times New Roman" w:cs="Times New Roman"/>
              </w:rPr>
            </w:pPr>
          </w:p>
        </w:tc>
        <w:tc>
          <w:tcPr>
            <w:tcW w:w="1530" w:type="dxa"/>
          </w:tcPr>
          <w:p w14:paraId="0F80CC16"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Rnd</w:t>
            </w:r>
          </w:p>
        </w:tc>
        <w:tc>
          <w:tcPr>
            <w:tcW w:w="5665" w:type="dxa"/>
          </w:tcPr>
          <w:p w14:paraId="5B222129" w14:textId="67EB25DA"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Random number generator (</w:t>
            </w:r>
            <w:r w:rsidR="000A4A6E" w:rsidRPr="000A4A6E">
              <w:rPr>
                <w:rFonts w:ascii="Times New Roman" w:hAnsi="Times New Roman" w:cs="Times New Roman"/>
              </w:rPr>
              <w:t>default</w:t>
            </w:r>
            <w:r>
              <w:rPr>
                <w:rFonts w:ascii="Times New Roman" w:hAnsi="Times New Roman" w:cs="Times New Roman"/>
              </w:rPr>
              <w:t>)</w:t>
            </w:r>
          </w:p>
        </w:tc>
      </w:tr>
      <w:tr w:rsidR="00912162" w14:paraId="6A075FFD"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55325C9" w14:textId="77777777" w:rsidR="00912162" w:rsidRDefault="00912162" w:rsidP="00887F28">
            <w:pPr>
              <w:jc w:val="both"/>
              <w:rPr>
                <w:rFonts w:ascii="Times New Roman" w:hAnsi="Times New Roman" w:cs="Times New Roman"/>
              </w:rPr>
            </w:pPr>
            <w:r>
              <w:rPr>
                <w:rFonts w:ascii="Times New Roman" w:hAnsi="Times New Roman" w:cs="Times New Roman"/>
              </w:rPr>
              <w:t>Forest Fire Network</w:t>
            </w:r>
          </w:p>
        </w:tc>
        <w:tc>
          <w:tcPr>
            <w:tcW w:w="1530" w:type="dxa"/>
          </w:tcPr>
          <w:p w14:paraId="01DD545C"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22F9F3B6"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0801E0A7"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37FA59B5" w14:textId="77777777" w:rsidR="00912162" w:rsidRDefault="00912162" w:rsidP="00887F28">
            <w:pPr>
              <w:jc w:val="both"/>
              <w:rPr>
                <w:rFonts w:ascii="Times New Roman" w:hAnsi="Times New Roman" w:cs="Times New Roman"/>
              </w:rPr>
            </w:pPr>
          </w:p>
        </w:tc>
        <w:tc>
          <w:tcPr>
            <w:tcW w:w="1530" w:type="dxa"/>
          </w:tcPr>
          <w:p w14:paraId="1A5044B4"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FwdProb</w:t>
            </w:r>
          </w:p>
        </w:tc>
        <w:tc>
          <w:tcPr>
            <w:tcW w:w="5665" w:type="dxa"/>
          </w:tcPr>
          <w:p w14:paraId="14687FF7"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1FB5">
              <w:rPr>
                <w:rFonts w:ascii="Times New Roman" w:hAnsi="Times New Roman" w:cs="Times New Roman"/>
              </w:rPr>
              <w:t>Forward probability of an edge</w:t>
            </w:r>
          </w:p>
        </w:tc>
      </w:tr>
      <w:tr w:rsidR="00912162" w14:paraId="7BCB20B3"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4B1429CE" w14:textId="77777777" w:rsidR="00912162" w:rsidRDefault="00912162" w:rsidP="00887F28">
            <w:pPr>
              <w:jc w:val="both"/>
              <w:rPr>
                <w:rFonts w:ascii="Times New Roman" w:hAnsi="Times New Roman" w:cs="Times New Roman"/>
              </w:rPr>
            </w:pPr>
          </w:p>
        </w:tc>
        <w:tc>
          <w:tcPr>
            <w:tcW w:w="1530" w:type="dxa"/>
          </w:tcPr>
          <w:p w14:paraId="5F949415"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BckProb</w:t>
            </w:r>
          </w:p>
        </w:tc>
        <w:tc>
          <w:tcPr>
            <w:tcW w:w="5665" w:type="dxa"/>
          </w:tcPr>
          <w:p w14:paraId="6201D812" w14:textId="77777777" w:rsidR="00912162" w:rsidRPr="00601FB5"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1FB5">
              <w:rPr>
                <w:rFonts w:ascii="Times New Roman" w:hAnsi="Times New Roman" w:cs="Times New Roman"/>
              </w:rPr>
              <w:t>Backward probability of an edge</w:t>
            </w:r>
          </w:p>
        </w:tc>
      </w:tr>
      <w:tr w:rsidR="00912162" w14:paraId="7DF3EA5E"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3AB25E07" w14:textId="77777777" w:rsidR="00912162" w:rsidRDefault="00912162" w:rsidP="00887F28">
            <w:pPr>
              <w:jc w:val="both"/>
              <w:rPr>
                <w:rFonts w:ascii="Times New Roman" w:hAnsi="Times New Roman" w:cs="Times New Roman"/>
              </w:rPr>
            </w:pPr>
            <w:r>
              <w:rPr>
                <w:rFonts w:ascii="Times New Roman" w:hAnsi="Times New Roman" w:cs="Times New Roman"/>
              </w:rPr>
              <w:t>Random Network</w:t>
            </w:r>
          </w:p>
        </w:tc>
        <w:tc>
          <w:tcPr>
            <w:tcW w:w="1530" w:type="dxa"/>
          </w:tcPr>
          <w:p w14:paraId="67CDF4B4"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63318623" w14:textId="77777777" w:rsidR="00912162" w:rsidRPr="00601FB5"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524EAD02"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11730971" w14:textId="77777777" w:rsidR="00912162" w:rsidRDefault="00912162" w:rsidP="00887F28">
            <w:pPr>
              <w:jc w:val="both"/>
              <w:rPr>
                <w:rFonts w:ascii="Times New Roman" w:hAnsi="Times New Roman" w:cs="Times New Roman"/>
              </w:rPr>
            </w:pPr>
          </w:p>
        </w:tc>
        <w:tc>
          <w:tcPr>
            <w:tcW w:w="1530" w:type="dxa"/>
          </w:tcPr>
          <w:p w14:paraId="053E001B"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Edges</w:t>
            </w:r>
          </w:p>
        </w:tc>
        <w:tc>
          <w:tcPr>
            <w:tcW w:w="5665" w:type="dxa"/>
          </w:tcPr>
          <w:p w14:paraId="3696CD4C" w14:textId="77777777" w:rsidR="00912162" w:rsidRPr="00601FB5"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edges desired</w:t>
            </w:r>
          </w:p>
        </w:tc>
      </w:tr>
      <w:tr w:rsidR="00912162" w14:paraId="0AB58718"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F4FFBBF" w14:textId="77777777" w:rsidR="00912162" w:rsidRDefault="00912162" w:rsidP="00887F28">
            <w:pPr>
              <w:jc w:val="both"/>
              <w:rPr>
                <w:rFonts w:ascii="Times New Roman" w:hAnsi="Times New Roman" w:cs="Times New Roman"/>
              </w:rPr>
            </w:pPr>
            <w:r>
              <w:rPr>
                <w:rFonts w:ascii="Times New Roman" w:hAnsi="Times New Roman" w:cs="Times New Roman"/>
              </w:rPr>
              <w:t>Circle Network</w:t>
            </w:r>
          </w:p>
        </w:tc>
        <w:tc>
          <w:tcPr>
            <w:tcW w:w="1530" w:type="dxa"/>
          </w:tcPr>
          <w:p w14:paraId="2A7995F2" w14:textId="77777777" w:rsidR="00912162" w:rsidRDefault="00912162" w:rsidP="005B45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157A2A4D" w14:textId="77777777" w:rsidR="00912162" w:rsidRDefault="00912162" w:rsidP="005B45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78C15018"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10C6341" w14:textId="77777777" w:rsidR="00912162" w:rsidRDefault="00912162" w:rsidP="00887F28">
            <w:pPr>
              <w:jc w:val="both"/>
              <w:rPr>
                <w:rFonts w:ascii="Times New Roman" w:hAnsi="Times New Roman" w:cs="Times New Roman"/>
              </w:rPr>
            </w:pPr>
          </w:p>
        </w:tc>
        <w:tc>
          <w:tcPr>
            <w:tcW w:w="1530" w:type="dxa"/>
          </w:tcPr>
          <w:p w14:paraId="0348B605" w14:textId="77777777" w:rsidR="00912162" w:rsidRDefault="00912162" w:rsidP="005B45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OutDeg</w:t>
            </w:r>
          </w:p>
        </w:tc>
        <w:tc>
          <w:tcPr>
            <w:tcW w:w="5665" w:type="dxa"/>
          </w:tcPr>
          <w:p w14:paraId="177B859B" w14:textId="77777777" w:rsidR="00912162" w:rsidRDefault="00912162" w:rsidP="005B45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degree of each node desired</w:t>
            </w:r>
          </w:p>
        </w:tc>
      </w:tr>
      <w:tr w:rsidR="00912162" w14:paraId="7BA1F448"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2B2A8FD2" w14:textId="77777777" w:rsidR="00912162" w:rsidRDefault="00912162" w:rsidP="00887F28">
            <w:pPr>
              <w:jc w:val="both"/>
              <w:rPr>
                <w:rFonts w:ascii="Times New Roman" w:hAnsi="Times New Roman" w:cs="Times New Roman"/>
              </w:rPr>
            </w:pPr>
            <w:r>
              <w:rPr>
                <w:rFonts w:ascii="Times New Roman" w:hAnsi="Times New Roman" w:cs="Times New Roman"/>
              </w:rPr>
              <w:t>Full Network</w:t>
            </w:r>
          </w:p>
        </w:tc>
        <w:tc>
          <w:tcPr>
            <w:tcW w:w="1530" w:type="dxa"/>
          </w:tcPr>
          <w:p w14:paraId="1ADC42BC" w14:textId="77777777" w:rsidR="00912162" w:rsidRDefault="00912162" w:rsidP="009121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0EF8D8CD" w14:textId="77777777" w:rsidR="00912162" w:rsidRDefault="00912162" w:rsidP="009121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bl>
    <w:p w14:paraId="0F2556C2" w14:textId="77777777" w:rsidR="002860B4" w:rsidRPr="005F0426" w:rsidRDefault="002860B4">
      <w:pPr>
        <w:rPr>
          <w:rFonts w:ascii="Times New Roman" w:hAnsi="Times New Roman" w:cs="Times New Roman"/>
        </w:rPr>
      </w:pPr>
    </w:p>
    <w:p w14:paraId="4EB1D38C" w14:textId="0FD83B34" w:rsidR="00891845" w:rsidRDefault="00891845">
      <w:pPr>
        <w:rPr>
          <w:rFonts w:ascii="Times New Roman" w:hAnsi="Times New Roman" w:cs="Times New Roman"/>
        </w:rPr>
      </w:pPr>
      <w:r>
        <w:rPr>
          <w:rFonts w:ascii="Times New Roman" w:hAnsi="Times New Roman" w:cs="Times New Roman"/>
        </w:rPr>
        <w:t xml:space="preserve">(3) </w:t>
      </w:r>
      <w:bookmarkStart w:id="23" w:name="OLE_LINK7"/>
      <w:bookmarkStart w:id="24" w:name="OLE_LINK8"/>
      <w:r>
        <w:rPr>
          <w:rFonts w:ascii="Times New Roman" w:hAnsi="Times New Roman" w:cs="Times New Roman"/>
        </w:rPr>
        <w:t xml:space="preserve">Check </w:t>
      </w:r>
      <w:r w:rsidR="007E2AE9">
        <w:rPr>
          <w:rFonts w:ascii="Times New Roman" w:hAnsi="Times New Roman" w:cs="Times New Roman"/>
        </w:rPr>
        <w:t xml:space="preserve">the </w:t>
      </w:r>
      <w:r w:rsidR="007E2AE9" w:rsidRPr="0034139F">
        <w:rPr>
          <w:rFonts w:ascii="Times New Roman" w:hAnsi="Times New Roman" w:cs="Times New Roman"/>
          <w:b/>
        </w:rPr>
        <w:t>Base Map</w:t>
      </w:r>
      <w:r w:rsidR="007E2AE9">
        <w:rPr>
          <w:rFonts w:ascii="Times New Roman" w:hAnsi="Times New Roman" w:cs="Times New Roman"/>
        </w:rPr>
        <w:t xml:space="preserve"> to generate a network with a base map, or leave it alone to get a network without any base map. </w:t>
      </w:r>
      <w:bookmarkEnd w:id="23"/>
      <w:bookmarkEnd w:id="24"/>
      <w:r w:rsidR="007E2AE9">
        <w:rPr>
          <w:rFonts w:ascii="Times New Roman" w:hAnsi="Times New Roman" w:cs="Times New Roman"/>
        </w:rPr>
        <w:t xml:space="preserve">Check </w:t>
      </w:r>
      <w:r w:rsidR="007E2AE9" w:rsidRPr="0034139F">
        <w:rPr>
          <w:rFonts w:ascii="Times New Roman" w:hAnsi="Times New Roman" w:cs="Times New Roman"/>
          <w:b/>
        </w:rPr>
        <w:t>Show Edge</w:t>
      </w:r>
      <w:r w:rsidR="007E2AE9">
        <w:rPr>
          <w:rFonts w:ascii="Times New Roman" w:hAnsi="Times New Roman" w:cs="Times New Roman"/>
        </w:rPr>
        <w:t xml:space="preserve"> or not to control </w:t>
      </w:r>
      <w:r w:rsidR="007614B9">
        <w:rPr>
          <w:rFonts w:ascii="Times New Roman" w:hAnsi="Times New Roman" w:cs="Times New Roman"/>
        </w:rPr>
        <w:t>if</w:t>
      </w:r>
      <w:r w:rsidR="00534541">
        <w:rPr>
          <w:rFonts w:ascii="Times New Roman" w:hAnsi="Times New Roman" w:cs="Times New Roman"/>
        </w:rPr>
        <w:t xml:space="preserve"> the network shows</w:t>
      </w:r>
      <w:r w:rsidR="007614B9">
        <w:rPr>
          <w:rFonts w:ascii="Times New Roman" w:hAnsi="Times New Roman" w:cs="Times New Roman"/>
        </w:rPr>
        <w:t xml:space="preserve"> </w:t>
      </w:r>
      <w:r w:rsidR="007E2AE9">
        <w:rPr>
          <w:rFonts w:ascii="Times New Roman" w:hAnsi="Times New Roman" w:cs="Times New Roman"/>
        </w:rPr>
        <w:t xml:space="preserve">edges </w:t>
      </w:r>
      <w:r w:rsidR="00287C4A">
        <w:rPr>
          <w:rFonts w:ascii="Times New Roman" w:hAnsi="Times New Roman" w:cs="Times New Roman"/>
        </w:rPr>
        <w:t>among</w:t>
      </w:r>
      <w:r w:rsidR="007614B9">
        <w:rPr>
          <w:rFonts w:ascii="Times New Roman" w:hAnsi="Times New Roman" w:cs="Times New Roman"/>
        </w:rPr>
        <w:t xml:space="preserve"> node</w:t>
      </w:r>
      <w:r w:rsidR="00E031F2">
        <w:rPr>
          <w:rFonts w:ascii="Times New Roman" w:hAnsi="Times New Roman" w:cs="Times New Roman"/>
        </w:rPr>
        <w:t>s</w:t>
      </w:r>
      <w:r w:rsidR="007614B9">
        <w:rPr>
          <w:rFonts w:ascii="Times New Roman" w:hAnsi="Times New Roman" w:cs="Times New Roman"/>
        </w:rPr>
        <w:t>.</w:t>
      </w:r>
    </w:p>
    <w:p w14:paraId="7563F4B5" w14:textId="72D9CD9D" w:rsidR="00572B81" w:rsidRPr="00D43EC3" w:rsidRDefault="00572B81">
      <w:pPr>
        <w:rPr>
          <w:rFonts w:ascii="Times New Roman" w:hAnsi="Times New Roman" w:cs="Times New Roman"/>
          <w:u w:val="single"/>
        </w:rPr>
      </w:pPr>
      <w:r w:rsidRPr="00D43EC3">
        <w:rPr>
          <w:rFonts w:ascii="Times New Roman" w:hAnsi="Times New Roman" w:cs="Times New Roman"/>
          <w:u w:val="single"/>
        </w:rPr>
        <w:t xml:space="preserve">Here is a little bug, if you choose base map, firstly you should click </w:t>
      </w:r>
      <w:r w:rsidRPr="00D43EC3">
        <w:rPr>
          <w:rFonts w:ascii="Times New Roman" w:hAnsi="Times New Roman" w:cs="Times New Roman"/>
          <w:b/>
          <w:u w:val="single"/>
        </w:rPr>
        <w:t xml:space="preserve">View </w:t>
      </w:r>
      <w:r w:rsidRPr="00D43EC3">
        <w:rPr>
          <w:rFonts w:ascii="Times New Roman" w:hAnsi="Times New Roman" w:cs="Times New Roman"/>
          <w:u w:val="single"/>
        </w:rPr>
        <w:t xml:space="preserve">button to show the map, then go to the next step. Otherwise, there will be no simulated results. </w:t>
      </w:r>
    </w:p>
    <w:p w14:paraId="170D9387" w14:textId="77777777" w:rsidR="002F41E5" w:rsidRDefault="002F41E5">
      <w:pPr>
        <w:rPr>
          <w:rFonts w:ascii="Times New Roman" w:hAnsi="Times New Roman" w:cs="Times New Roman"/>
        </w:rPr>
      </w:pPr>
      <w:r w:rsidRPr="005F0426">
        <w:rPr>
          <w:rFonts w:ascii="Times New Roman" w:hAnsi="Times New Roman" w:cs="Times New Roman"/>
          <w:noProof/>
        </w:rPr>
        <w:drawing>
          <wp:inline distT="0" distB="0" distL="0" distR="0" wp14:anchorId="18218A84" wp14:editId="59CBA6F2">
            <wp:extent cx="5943600" cy="3573145"/>
            <wp:effectExtent l="19050" t="19050" r="19050"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7EE16A92" w14:textId="77777777" w:rsidR="007E2AE9" w:rsidRDefault="007E2AE9">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74D06635" wp14:editId="79EDE65A">
            <wp:extent cx="5943600" cy="35731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73145"/>
                    </a:xfrm>
                    <a:prstGeom prst="rect">
                      <a:avLst/>
                    </a:prstGeom>
                    <a:ln w="9525">
                      <a:solidFill>
                        <a:schemeClr val="tx1">
                          <a:lumMod val="50000"/>
                          <a:lumOff val="50000"/>
                        </a:schemeClr>
                      </a:solidFill>
                    </a:ln>
                  </pic:spPr>
                </pic:pic>
              </a:graphicData>
            </a:graphic>
          </wp:inline>
        </w:drawing>
      </w:r>
    </w:p>
    <w:p w14:paraId="28C25CA6" w14:textId="77777777" w:rsidR="00207F3E" w:rsidRDefault="00207F3E" w:rsidP="00207F3E">
      <w:pPr>
        <w:rPr>
          <w:rFonts w:ascii="Times New Roman" w:hAnsi="Times New Roman" w:cs="Times New Roman"/>
        </w:rPr>
      </w:pPr>
      <w:r>
        <w:rPr>
          <w:rFonts w:ascii="Times New Roman" w:hAnsi="Times New Roman" w:cs="Times New Roman"/>
        </w:rPr>
        <w:t>3.2</w:t>
      </w:r>
      <w:r w:rsidRPr="005F0426">
        <w:rPr>
          <w:rFonts w:ascii="Times New Roman" w:hAnsi="Times New Roman" w:cs="Times New Roman"/>
        </w:rPr>
        <w:t xml:space="preserve"> Generate </w:t>
      </w:r>
      <w:r w:rsidR="00891772">
        <w:rPr>
          <w:rFonts w:ascii="Times New Roman" w:hAnsi="Times New Roman" w:cs="Times New Roman"/>
        </w:rPr>
        <w:t>a Complex</w:t>
      </w:r>
      <w:r w:rsidRPr="005F0426">
        <w:rPr>
          <w:rFonts w:ascii="Times New Roman" w:hAnsi="Times New Roman" w:cs="Times New Roman"/>
        </w:rPr>
        <w:t xml:space="preserve"> Simulated Network</w:t>
      </w:r>
    </w:p>
    <w:p w14:paraId="43691EA7" w14:textId="77777777" w:rsidR="00891772" w:rsidRDefault="00891772" w:rsidP="00891772">
      <w:pPr>
        <w:rPr>
          <w:rFonts w:ascii="Times New Roman" w:hAnsi="Times New Roman" w:cs="Times New Roman"/>
        </w:rPr>
      </w:pPr>
      <w:r>
        <w:rPr>
          <w:rFonts w:ascii="Times New Roman" w:hAnsi="Times New Roman" w:cs="Times New Roman"/>
        </w:rPr>
        <w:t>To generate a single network, please follow these steps:</w:t>
      </w:r>
    </w:p>
    <w:p w14:paraId="32C9B80C" w14:textId="29168B78" w:rsidR="00891772" w:rsidRDefault="00891772" w:rsidP="00891772">
      <w:pPr>
        <w:rPr>
          <w:rFonts w:ascii="Times New Roman" w:hAnsi="Times New Roman" w:cs="Times New Roman"/>
        </w:rPr>
      </w:pPr>
      <w:r>
        <w:rPr>
          <w:rFonts w:ascii="Times New Roman" w:hAnsi="Times New Roman" w:cs="Times New Roman"/>
        </w:rPr>
        <w:t>(1) Choose Network</w:t>
      </w:r>
      <w:bookmarkStart w:id="25" w:name="OLE_LINK14"/>
      <w:bookmarkStart w:id="26" w:name="OLE_LINK15"/>
      <w:r w:rsidR="000A4A6E" w:rsidRPr="000A4A6E">
        <w:rPr>
          <w:rFonts w:ascii="Times New Roman" w:hAnsi="Times New Roman" w:cs="Times New Roman" w:hint="eastAsia"/>
        </w:rPr>
        <w:t>→</w:t>
      </w:r>
      <w:bookmarkEnd w:id="25"/>
      <w:bookmarkEnd w:id="26"/>
      <w:r>
        <w:rPr>
          <w:rFonts w:ascii="Times New Roman" w:hAnsi="Times New Roman" w:cs="Times New Roman"/>
        </w:rPr>
        <w:t>Generate Complex Simulated Network</w:t>
      </w:r>
      <w:r w:rsidR="006A47D6">
        <w:rPr>
          <w:rFonts w:ascii="Times New Roman" w:hAnsi="Times New Roman" w:cs="Times New Roman"/>
        </w:rPr>
        <w:t xml:space="preserve"> to open the </w:t>
      </w:r>
      <w:r w:rsidR="00375A83">
        <w:rPr>
          <w:rFonts w:ascii="Times New Roman" w:hAnsi="Times New Roman" w:cs="Times New Roman"/>
        </w:rPr>
        <w:t>following interface.</w:t>
      </w:r>
    </w:p>
    <w:p w14:paraId="7FA673DB" w14:textId="77777777" w:rsidR="00375A83" w:rsidRDefault="00375A83" w:rsidP="00891772">
      <w:pPr>
        <w:rPr>
          <w:rFonts w:ascii="Times New Roman" w:hAnsi="Times New Roman" w:cs="Times New Roman"/>
        </w:rPr>
      </w:pPr>
    </w:p>
    <w:p w14:paraId="2FB78E0C" w14:textId="77777777" w:rsidR="00EA70F6" w:rsidRDefault="00EA70F6">
      <w:pPr>
        <w:rPr>
          <w:rFonts w:ascii="Times New Roman" w:hAnsi="Times New Roman" w:cs="Times New Roman"/>
        </w:rPr>
      </w:pPr>
    </w:p>
    <w:p w14:paraId="2FD13502" w14:textId="77777777" w:rsidR="00EA70F6" w:rsidRDefault="00EA70F6">
      <w:pPr>
        <w:rPr>
          <w:rFonts w:ascii="Times New Roman" w:hAnsi="Times New Roman" w:cs="Times New Roman"/>
        </w:rPr>
      </w:pPr>
      <w:r>
        <w:rPr>
          <w:noProof/>
        </w:rPr>
        <w:lastRenderedPageBreak/>
        <w:drawing>
          <wp:inline distT="0" distB="0" distL="0" distR="0" wp14:anchorId="36AB0880" wp14:editId="5A71EF70">
            <wp:extent cx="5943600" cy="3573145"/>
            <wp:effectExtent l="19050" t="19050" r="1905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07EB4E9E" w14:textId="77777777" w:rsidR="00127179" w:rsidRDefault="00375A83">
      <w:pPr>
        <w:rPr>
          <w:rFonts w:ascii="Times New Roman" w:hAnsi="Times New Roman" w:cs="Times New Roman"/>
        </w:rPr>
      </w:pPr>
      <w:r>
        <w:rPr>
          <w:rFonts w:ascii="Times New Roman" w:hAnsi="Times New Roman" w:cs="Times New Roman"/>
        </w:rPr>
        <w:t>(2) Define the number of simple networks you want.</w:t>
      </w:r>
    </w:p>
    <w:p w14:paraId="6933C269" w14:textId="77777777" w:rsidR="00127179" w:rsidRDefault="00127179">
      <w:pPr>
        <w:rPr>
          <w:rFonts w:ascii="Times New Roman" w:hAnsi="Times New Roman" w:cs="Times New Roman"/>
        </w:rPr>
      </w:pPr>
      <w:r>
        <w:rPr>
          <w:noProof/>
        </w:rPr>
        <w:drawing>
          <wp:inline distT="0" distB="0" distL="0" distR="0" wp14:anchorId="5FFB8CD4" wp14:editId="5056857E">
            <wp:extent cx="2266667" cy="495238"/>
            <wp:effectExtent l="19050" t="19050" r="1968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667" cy="495238"/>
                    </a:xfrm>
                    <a:prstGeom prst="rect">
                      <a:avLst/>
                    </a:prstGeom>
                    <a:ln>
                      <a:solidFill>
                        <a:schemeClr val="tx1">
                          <a:lumMod val="50000"/>
                          <a:lumOff val="50000"/>
                        </a:schemeClr>
                      </a:solidFill>
                    </a:ln>
                  </pic:spPr>
                </pic:pic>
              </a:graphicData>
            </a:graphic>
          </wp:inline>
        </w:drawing>
      </w:r>
    </w:p>
    <w:p w14:paraId="01B62D23" w14:textId="77777777" w:rsidR="00BA5812" w:rsidRDefault="00BA5812">
      <w:pPr>
        <w:rPr>
          <w:rFonts w:ascii="Times New Roman" w:hAnsi="Times New Roman" w:cs="Times New Roman"/>
        </w:rPr>
      </w:pPr>
      <w:r>
        <w:rPr>
          <w:rFonts w:ascii="Times New Roman" w:hAnsi="Times New Roman" w:cs="Times New Roman"/>
        </w:rPr>
        <w:t xml:space="preserve">(3) Check the </w:t>
      </w:r>
      <w:r w:rsidRPr="0034139F">
        <w:rPr>
          <w:rFonts w:ascii="Times New Roman" w:hAnsi="Times New Roman" w:cs="Times New Roman"/>
          <w:b/>
        </w:rPr>
        <w:t>Base Map</w:t>
      </w:r>
      <w:r>
        <w:rPr>
          <w:rFonts w:ascii="Times New Roman" w:hAnsi="Times New Roman" w:cs="Times New Roman"/>
        </w:rPr>
        <w:t xml:space="preserve"> to generate a network with a base map, or leave it alone to get a network without any base map.</w:t>
      </w:r>
    </w:p>
    <w:p w14:paraId="44EE35E9" w14:textId="77777777" w:rsidR="00F42AE2" w:rsidRDefault="00683B33">
      <w:pPr>
        <w:rPr>
          <w:rFonts w:ascii="Times New Roman" w:hAnsi="Times New Roman" w:cs="Times New Roman"/>
        </w:rPr>
      </w:pPr>
      <w:r>
        <w:rPr>
          <w:noProof/>
        </w:rPr>
        <w:drawing>
          <wp:inline distT="0" distB="0" distL="0" distR="0" wp14:anchorId="224C22DE" wp14:editId="5DE26E4C">
            <wp:extent cx="2266667" cy="1238095"/>
            <wp:effectExtent l="19050" t="19050" r="19685"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667" cy="1238095"/>
                    </a:xfrm>
                    <a:prstGeom prst="rect">
                      <a:avLst/>
                    </a:prstGeom>
                    <a:ln>
                      <a:solidFill>
                        <a:schemeClr val="tx1">
                          <a:lumMod val="50000"/>
                          <a:lumOff val="50000"/>
                        </a:schemeClr>
                      </a:solidFill>
                    </a:ln>
                  </pic:spPr>
                </pic:pic>
              </a:graphicData>
            </a:graphic>
          </wp:inline>
        </w:drawing>
      </w:r>
    </w:p>
    <w:p w14:paraId="01970D35" w14:textId="60F14200" w:rsidR="00BA5812" w:rsidRDefault="00BA5812">
      <w:pPr>
        <w:rPr>
          <w:rFonts w:ascii="Times New Roman" w:hAnsi="Times New Roman" w:cs="Times New Roman"/>
        </w:rPr>
      </w:pPr>
      <w:r>
        <w:rPr>
          <w:rFonts w:ascii="Times New Roman" w:hAnsi="Times New Roman" w:cs="Times New Roman"/>
        </w:rPr>
        <w:t xml:space="preserve">(4) Select </w:t>
      </w:r>
      <w:r w:rsidRPr="00BA5812">
        <w:rPr>
          <w:rFonts w:ascii="Times New Roman" w:hAnsi="Times New Roman" w:cs="Times New Roman"/>
          <w:b/>
        </w:rPr>
        <w:t>NetworkID</w:t>
      </w:r>
      <w:r>
        <w:rPr>
          <w:rFonts w:ascii="Times New Roman" w:hAnsi="Times New Roman" w:cs="Times New Roman"/>
        </w:rPr>
        <w:t xml:space="preserve"> and define the corresponding parameters. You should </w:t>
      </w:r>
      <w:r>
        <w:rPr>
          <w:rFonts w:ascii="Times New Roman" w:hAnsi="Times New Roman" w:cs="Times New Roman" w:hint="eastAsia"/>
        </w:rPr>
        <w:t>c</w:t>
      </w:r>
      <w:r>
        <w:rPr>
          <w:rFonts w:ascii="Times New Roman" w:hAnsi="Times New Roman" w:cs="Times New Roman"/>
        </w:rPr>
        <w:t xml:space="preserve">lick </w:t>
      </w:r>
      <w:r w:rsidRPr="00ED0E0E">
        <w:rPr>
          <w:rFonts w:ascii="Times New Roman" w:hAnsi="Times New Roman" w:cs="Times New Roman"/>
          <w:b/>
        </w:rPr>
        <w:t>Save the above parameters</w:t>
      </w:r>
      <w:r>
        <w:rPr>
          <w:rFonts w:ascii="Times New Roman" w:hAnsi="Times New Roman" w:cs="Times New Roman"/>
        </w:rPr>
        <w:t xml:space="preserve"> to save the value of parameters for the</w:t>
      </w:r>
      <w:r w:rsidR="00ED0E0E">
        <w:rPr>
          <w:rFonts w:ascii="Times New Roman" w:hAnsi="Times New Roman" w:cs="Times New Roman"/>
        </w:rPr>
        <w:t xml:space="preserve"> </w:t>
      </w:r>
      <w:r>
        <w:rPr>
          <w:rFonts w:ascii="Times New Roman" w:hAnsi="Times New Roman" w:cs="Times New Roman"/>
        </w:rPr>
        <w:t xml:space="preserve">network you </w:t>
      </w:r>
      <w:r w:rsidR="00ED0E0E">
        <w:rPr>
          <w:rFonts w:ascii="Times New Roman" w:hAnsi="Times New Roman" w:cs="Times New Roman"/>
        </w:rPr>
        <w:t>choose</w:t>
      </w:r>
      <w:r>
        <w:rPr>
          <w:rFonts w:ascii="Times New Roman" w:hAnsi="Times New Roman" w:cs="Times New Roman"/>
        </w:rPr>
        <w:t xml:space="preserve">. </w:t>
      </w:r>
      <w:r w:rsidR="000A4A6E">
        <w:rPr>
          <w:rFonts w:ascii="Times New Roman" w:hAnsi="Times New Roman" w:cs="Times New Roman"/>
        </w:rPr>
        <w:t xml:space="preserve">If  </w:t>
      </w:r>
      <w:r w:rsidR="00ED0E0E">
        <w:rPr>
          <w:rFonts w:ascii="Times New Roman" w:hAnsi="Times New Roman" w:cs="Times New Roman"/>
        </w:rPr>
        <w:t xml:space="preserve">you want to look at what you have defined, please click </w:t>
      </w:r>
      <w:r w:rsidR="00ED0E0E" w:rsidRPr="00ED0E0E">
        <w:rPr>
          <w:rFonts w:ascii="Times New Roman" w:hAnsi="Times New Roman" w:cs="Times New Roman"/>
          <w:b/>
        </w:rPr>
        <w:t>Overview of all parameters</w:t>
      </w:r>
      <w:r w:rsidR="00ED0E0E">
        <w:rPr>
          <w:rFonts w:ascii="Times New Roman" w:hAnsi="Times New Roman" w:cs="Times New Roman"/>
        </w:rPr>
        <w:t xml:space="preserve">. </w:t>
      </w:r>
    </w:p>
    <w:p w14:paraId="1AE26167" w14:textId="77777777" w:rsidR="00110072" w:rsidRDefault="00ED0E0E">
      <w:pPr>
        <w:rPr>
          <w:rFonts w:ascii="Times New Roman" w:hAnsi="Times New Roman" w:cs="Times New Roman"/>
        </w:rPr>
      </w:pPr>
      <w:r>
        <w:rPr>
          <w:noProof/>
        </w:rPr>
        <w:lastRenderedPageBreak/>
        <w:drawing>
          <wp:inline distT="0" distB="0" distL="0" distR="0" wp14:anchorId="52AE36AB" wp14:editId="00742EE4">
            <wp:extent cx="1823541" cy="2358547"/>
            <wp:effectExtent l="19050" t="19050" r="24765"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4884" cy="2386152"/>
                    </a:xfrm>
                    <a:prstGeom prst="rect">
                      <a:avLst/>
                    </a:prstGeom>
                    <a:ln>
                      <a:solidFill>
                        <a:schemeClr val="tx1">
                          <a:lumMod val="50000"/>
                          <a:lumOff val="50000"/>
                        </a:schemeClr>
                      </a:solidFill>
                    </a:ln>
                  </pic:spPr>
                </pic:pic>
              </a:graphicData>
            </a:graphic>
          </wp:inline>
        </w:drawing>
      </w:r>
      <w:r w:rsidR="004F3244">
        <w:rPr>
          <w:rFonts w:ascii="Times New Roman" w:hAnsi="Times New Roman" w:cs="Times New Roman"/>
        </w:rPr>
        <w:t xml:space="preserve"> </w:t>
      </w:r>
      <w:r w:rsidR="00636A42">
        <w:rPr>
          <w:rFonts w:ascii="Times New Roman" w:hAnsi="Times New Roman" w:cs="Times New Roman"/>
        </w:rPr>
        <w:t xml:space="preserve"> </w:t>
      </w:r>
      <w:r>
        <w:rPr>
          <w:noProof/>
        </w:rPr>
        <w:drawing>
          <wp:inline distT="0" distB="0" distL="0" distR="0" wp14:anchorId="0437A278" wp14:editId="65608D90">
            <wp:extent cx="1917865" cy="2370483"/>
            <wp:effectExtent l="19050" t="19050" r="25400" b="107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4540" cy="2403454"/>
                    </a:xfrm>
                    <a:prstGeom prst="rect">
                      <a:avLst/>
                    </a:prstGeom>
                    <a:ln>
                      <a:solidFill>
                        <a:schemeClr val="tx1">
                          <a:lumMod val="50000"/>
                          <a:lumOff val="50000"/>
                        </a:schemeClr>
                      </a:solidFill>
                    </a:ln>
                  </pic:spPr>
                </pic:pic>
              </a:graphicData>
            </a:graphic>
          </wp:inline>
        </w:drawing>
      </w:r>
      <w:r w:rsidR="004F3244">
        <w:rPr>
          <w:rFonts w:ascii="Times New Roman" w:hAnsi="Times New Roman" w:cs="Times New Roman"/>
        </w:rPr>
        <w:t xml:space="preserve"> </w:t>
      </w:r>
      <w:r w:rsidR="00636A42">
        <w:rPr>
          <w:rFonts w:ascii="Times New Roman" w:hAnsi="Times New Roman" w:cs="Times New Roman"/>
        </w:rPr>
        <w:t xml:space="preserve"> </w:t>
      </w:r>
      <w:r>
        <w:rPr>
          <w:noProof/>
        </w:rPr>
        <w:drawing>
          <wp:inline distT="0" distB="0" distL="0" distR="0" wp14:anchorId="4423CCF3" wp14:editId="2C7A55A1">
            <wp:extent cx="1864426" cy="2370160"/>
            <wp:effectExtent l="19050" t="19050" r="2159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2634" cy="2406020"/>
                    </a:xfrm>
                    <a:prstGeom prst="rect">
                      <a:avLst/>
                    </a:prstGeom>
                    <a:ln>
                      <a:solidFill>
                        <a:schemeClr val="tx1">
                          <a:lumMod val="50000"/>
                          <a:lumOff val="50000"/>
                        </a:schemeClr>
                      </a:solidFill>
                    </a:ln>
                  </pic:spPr>
                </pic:pic>
              </a:graphicData>
            </a:graphic>
          </wp:inline>
        </w:drawing>
      </w:r>
    </w:p>
    <w:p w14:paraId="79BF7A44" w14:textId="77777777" w:rsidR="00665214" w:rsidRDefault="00665214">
      <w:pPr>
        <w:rPr>
          <w:rFonts w:ascii="Times New Roman" w:hAnsi="Times New Roman" w:cs="Times New Roman"/>
        </w:rPr>
      </w:pPr>
    </w:p>
    <w:p w14:paraId="41C283D8" w14:textId="77777777" w:rsidR="00665214" w:rsidRDefault="00665214">
      <w:pPr>
        <w:rPr>
          <w:rFonts w:ascii="Times New Roman" w:hAnsi="Times New Roman" w:cs="Times New Roman"/>
        </w:rPr>
      </w:pPr>
      <w:r>
        <w:rPr>
          <w:noProof/>
        </w:rPr>
        <w:drawing>
          <wp:inline distT="0" distB="0" distL="0" distR="0" wp14:anchorId="6C33C2AC" wp14:editId="18C041BD">
            <wp:extent cx="2333625" cy="2886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2886075"/>
                    </a:xfrm>
                    <a:prstGeom prst="rect">
                      <a:avLst/>
                    </a:prstGeom>
                  </pic:spPr>
                </pic:pic>
              </a:graphicData>
            </a:graphic>
          </wp:inline>
        </w:drawing>
      </w:r>
    </w:p>
    <w:p w14:paraId="5E48BE5F" w14:textId="77777777" w:rsidR="009A76E4" w:rsidRDefault="0090495B">
      <w:pPr>
        <w:rPr>
          <w:rFonts w:ascii="Times New Roman" w:hAnsi="Times New Roman" w:cs="Times New Roman"/>
        </w:rPr>
      </w:pPr>
      <w:r>
        <w:rPr>
          <w:rFonts w:ascii="Times New Roman" w:hAnsi="Times New Roman" w:cs="Times New Roman"/>
        </w:rPr>
        <w:t xml:space="preserve">(5) Define how you want to connect these simple networks. </w:t>
      </w:r>
      <w:r w:rsidR="0036185A">
        <w:rPr>
          <w:rFonts w:ascii="Times New Roman" w:hAnsi="Times New Roman" w:cs="Times New Roman"/>
        </w:rPr>
        <w:t>Here you can add connections between any simple networks. For each connection, you should set network ID, the number of nodes, rule for selecting these nodes for both source network and destination network.</w:t>
      </w:r>
      <w:r w:rsidR="008A189E">
        <w:rPr>
          <w:rFonts w:ascii="Times New Roman" w:hAnsi="Times New Roman" w:cs="Times New Roman"/>
        </w:rPr>
        <w:t xml:space="preserve"> When you set the number of nodes, you can give an integer or a percentage. In this process, you can click </w:t>
      </w:r>
      <w:r w:rsidR="008A189E" w:rsidRPr="0039037E">
        <w:rPr>
          <w:rFonts w:ascii="Times New Roman" w:hAnsi="Times New Roman" w:cs="Times New Roman"/>
          <w:b/>
        </w:rPr>
        <w:t>Expand Table</w:t>
      </w:r>
      <w:r w:rsidR="008A189E">
        <w:rPr>
          <w:rFonts w:ascii="Times New Roman" w:hAnsi="Times New Roman" w:cs="Times New Roman"/>
        </w:rPr>
        <w:t xml:space="preserve"> button to expand the part block and click </w:t>
      </w:r>
      <w:r w:rsidR="008A189E" w:rsidRPr="0039037E">
        <w:rPr>
          <w:rFonts w:ascii="Times New Roman" w:hAnsi="Times New Roman" w:cs="Times New Roman"/>
          <w:b/>
        </w:rPr>
        <w:t>Shrink Table</w:t>
      </w:r>
      <w:r w:rsidR="008A189E">
        <w:rPr>
          <w:rFonts w:ascii="Times New Roman" w:hAnsi="Times New Roman" w:cs="Times New Roman"/>
        </w:rPr>
        <w:t xml:space="preserve"> to restore it.</w:t>
      </w:r>
    </w:p>
    <w:p w14:paraId="27BC389A" w14:textId="77777777" w:rsidR="009A76E4" w:rsidRDefault="009A76E4">
      <w:pPr>
        <w:rPr>
          <w:rFonts w:ascii="Times New Roman" w:hAnsi="Times New Roman" w:cs="Times New Roman"/>
        </w:rPr>
      </w:pPr>
      <w:r>
        <w:rPr>
          <w:noProof/>
        </w:rPr>
        <w:lastRenderedPageBreak/>
        <w:drawing>
          <wp:inline distT="0" distB="0" distL="0" distR="0" wp14:anchorId="22A6AFE0" wp14:editId="6FB5F166">
            <wp:extent cx="2409524" cy="2476190"/>
            <wp:effectExtent l="19050" t="19050" r="10160"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9524" cy="2476190"/>
                    </a:xfrm>
                    <a:prstGeom prst="rect">
                      <a:avLst/>
                    </a:prstGeom>
                    <a:ln>
                      <a:solidFill>
                        <a:schemeClr val="tx1">
                          <a:lumMod val="50000"/>
                          <a:lumOff val="50000"/>
                        </a:schemeClr>
                      </a:solidFill>
                    </a:ln>
                  </pic:spPr>
                </pic:pic>
              </a:graphicData>
            </a:graphic>
          </wp:inline>
        </w:drawing>
      </w:r>
    </w:p>
    <w:p w14:paraId="7AD4299C" w14:textId="77777777" w:rsidR="00AF6540" w:rsidRDefault="00AF6540">
      <w:pPr>
        <w:rPr>
          <w:rFonts w:ascii="Times New Roman" w:hAnsi="Times New Roman" w:cs="Times New Roman"/>
        </w:rPr>
      </w:pPr>
      <w:r>
        <w:rPr>
          <w:noProof/>
        </w:rPr>
        <w:drawing>
          <wp:inline distT="0" distB="0" distL="0" distR="0" wp14:anchorId="31FACBC5" wp14:editId="7D6805D3">
            <wp:extent cx="5943600" cy="2395220"/>
            <wp:effectExtent l="19050" t="19050" r="19050"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95220"/>
                    </a:xfrm>
                    <a:prstGeom prst="rect">
                      <a:avLst/>
                    </a:prstGeom>
                    <a:ln>
                      <a:solidFill>
                        <a:schemeClr val="tx1">
                          <a:lumMod val="50000"/>
                          <a:lumOff val="50000"/>
                        </a:schemeClr>
                      </a:solidFill>
                    </a:ln>
                  </pic:spPr>
                </pic:pic>
              </a:graphicData>
            </a:graphic>
          </wp:inline>
        </w:drawing>
      </w:r>
    </w:p>
    <w:p w14:paraId="384D3252" w14:textId="77777777" w:rsidR="001A7120" w:rsidRPr="005F0426" w:rsidRDefault="001A7120">
      <w:pPr>
        <w:rPr>
          <w:rFonts w:ascii="Times New Roman" w:hAnsi="Times New Roman" w:cs="Times New Roman"/>
        </w:rPr>
      </w:pPr>
      <w:r>
        <w:rPr>
          <w:rFonts w:ascii="Times New Roman" w:hAnsi="Times New Roman" w:cs="Times New Roman"/>
        </w:rPr>
        <w:t xml:space="preserve">(6) After taking the above steps, click </w:t>
      </w:r>
      <w:r w:rsidRPr="001A7120">
        <w:rPr>
          <w:rFonts w:ascii="Times New Roman" w:hAnsi="Times New Roman" w:cs="Times New Roman"/>
          <w:b/>
        </w:rPr>
        <w:t>Generate Complex Network</w:t>
      </w:r>
      <w:r>
        <w:rPr>
          <w:rFonts w:ascii="Times New Roman" w:hAnsi="Times New Roman" w:cs="Times New Roman"/>
        </w:rPr>
        <w:t xml:space="preserve"> to generate a complex network.</w:t>
      </w:r>
    </w:p>
    <w:p w14:paraId="049035F4" w14:textId="77777777" w:rsidR="00F760D7" w:rsidRDefault="00536946">
      <w:pPr>
        <w:rPr>
          <w:rFonts w:ascii="Times New Roman" w:hAnsi="Times New Roman" w:cs="Times New Roman"/>
        </w:rPr>
      </w:pPr>
      <w:r>
        <w:rPr>
          <w:noProof/>
        </w:rPr>
        <w:lastRenderedPageBreak/>
        <w:drawing>
          <wp:inline distT="0" distB="0" distL="0" distR="0" wp14:anchorId="1AB477E0" wp14:editId="1867888C">
            <wp:extent cx="5943600" cy="3573145"/>
            <wp:effectExtent l="19050" t="19050" r="19050"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699EF7C2" w14:textId="77777777" w:rsidR="00786CC5" w:rsidRDefault="00786CC5" w:rsidP="00786CC5">
      <w:pPr>
        <w:rPr>
          <w:ins w:id="27" w:author="wuji liu" w:date="2018-09-17T02:16:00Z"/>
          <w:rFonts w:ascii="Times New Roman" w:hAnsi="Times New Roman" w:cs="Times New Roman"/>
        </w:rPr>
      </w:pPr>
      <w:ins w:id="28" w:author="wuji liu" w:date="2018-09-17T02:16:00Z">
        <w:r>
          <w:rPr>
            <w:rFonts w:ascii="Times New Roman" w:hAnsi="Times New Roman" w:cs="Times New Roman"/>
          </w:rPr>
          <w:t>3.3 Save a Network</w:t>
        </w:r>
      </w:ins>
    </w:p>
    <w:p w14:paraId="1293CC8F" w14:textId="77777777" w:rsidR="00786CC5" w:rsidRDefault="00786CC5" w:rsidP="00786CC5">
      <w:pPr>
        <w:rPr>
          <w:ins w:id="29" w:author="wuji liu" w:date="2018-09-17T02:16:00Z"/>
          <w:rFonts w:ascii="Times New Roman" w:hAnsi="Times New Roman" w:cs="Times New Roman"/>
        </w:rPr>
      </w:pPr>
      <w:ins w:id="30" w:author="wuji liu" w:date="2018-09-17T02:16:00Z">
        <w:r>
          <w:rPr>
            <w:rFonts w:ascii="Times New Roman" w:hAnsi="Times New Roman" w:cs="Times New Roman"/>
          </w:rPr>
          <w:t>To save a network, please follow these steps:</w:t>
        </w:r>
      </w:ins>
    </w:p>
    <w:p w14:paraId="4B1B3FD3" w14:textId="77777777" w:rsidR="00786CC5" w:rsidRPr="00340E25" w:rsidRDefault="00786CC5" w:rsidP="00786CC5">
      <w:pPr>
        <w:pStyle w:val="a4"/>
        <w:numPr>
          <w:ilvl w:val="0"/>
          <w:numId w:val="3"/>
        </w:numPr>
        <w:rPr>
          <w:ins w:id="31" w:author="wuji liu" w:date="2018-09-17T02:16:00Z"/>
          <w:rFonts w:ascii="Times New Roman" w:hAnsi="Times New Roman" w:cs="Times New Roman"/>
        </w:rPr>
      </w:pPr>
      <w:ins w:id="32" w:author="wuji liu" w:date="2018-09-17T02:16:00Z">
        <w:r w:rsidRPr="00340E25">
          <w:rPr>
            <w:rFonts w:ascii="Times New Roman" w:hAnsi="Times New Roman" w:cs="Times New Roman"/>
          </w:rPr>
          <w:t>Choose Network</w:t>
        </w:r>
        <w:r w:rsidRPr="00340E25">
          <w:rPr>
            <w:rFonts w:ascii="Times New Roman" w:hAnsi="Times New Roman" w:cs="Times New Roman" w:hint="eastAsia"/>
          </w:rPr>
          <w:t>→</w:t>
        </w:r>
        <w:r w:rsidRPr="00340E25">
          <w:rPr>
            <w:rFonts w:ascii="Times New Roman" w:hAnsi="Times New Roman" w:cs="Times New Roman"/>
          </w:rPr>
          <w:t>Save Network to open the following interface.</w:t>
        </w:r>
      </w:ins>
    </w:p>
    <w:p w14:paraId="6F6C4C21" w14:textId="15CB146B" w:rsidR="00786CC5" w:rsidRPr="00340E25" w:rsidRDefault="00786CC5" w:rsidP="00786CC5">
      <w:pPr>
        <w:pStyle w:val="a4"/>
        <w:rPr>
          <w:ins w:id="33" w:author="wuji liu" w:date="2018-09-17T02:16:00Z"/>
          <w:rFonts w:ascii="Times New Roman" w:hAnsi="Times New Roman" w:cs="Times New Roman"/>
        </w:rPr>
      </w:pPr>
      <w:ins w:id="34" w:author="wuji liu" w:date="2018-09-17T02:16:00Z">
        <w:r>
          <w:rPr>
            <w:rFonts w:ascii="Times New Roman" w:hAnsi="Times New Roman" w:cs="Times New Roman"/>
          </w:rPr>
          <w:t xml:space="preserve">Note: File should be saved as </w:t>
        </w:r>
      </w:ins>
      <w:ins w:id="35" w:author="wuji liu" w:date="2018-09-17T02:17:00Z">
        <w:r>
          <w:rPr>
            <w:rFonts w:ascii="Times New Roman" w:hAnsi="Times New Roman" w:cs="Times New Roman"/>
          </w:rPr>
          <w:t>*.</w:t>
        </w:r>
      </w:ins>
      <w:ins w:id="36" w:author="wuji liu" w:date="2018-09-17T02:16:00Z">
        <w:r>
          <w:rPr>
            <w:rFonts w:ascii="Times New Roman" w:hAnsi="Times New Roman" w:cs="Times New Roman"/>
          </w:rPr>
          <w:t>txt.</w:t>
        </w:r>
      </w:ins>
    </w:p>
    <w:p w14:paraId="17875EDA" w14:textId="3C139D4B" w:rsidR="00786CC5" w:rsidRDefault="00786CC5" w:rsidP="00F760D7">
      <w:pPr>
        <w:rPr>
          <w:ins w:id="37" w:author="wuji liu" w:date="2018-09-17T02:17:00Z"/>
          <w:rFonts w:ascii="Times New Roman" w:hAnsi="Times New Roman" w:cs="Times New Roman"/>
          <w:b/>
        </w:rPr>
      </w:pPr>
      <w:ins w:id="38" w:author="wuji liu" w:date="2018-09-17T02:17:00Z">
        <w:r>
          <w:rPr>
            <w:rFonts w:ascii="Times New Roman" w:hAnsi="Times New Roman" w:cs="Times New Roman"/>
            <w:b/>
            <w:noProof/>
          </w:rPr>
          <w:drawing>
            <wp:inline distT="0" distB="0" distL="0" distR="0" wp14:anchorId="57861B5D" wp14:editId="0C45D830">
              <wp:extent cx="5629275" cy="345214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Save.png"/>
                      <pic:cNvPicPr/>
                    </pic:nvPicPr>
                    <pic:blipFill>
                      <a:blip r:embed="rId31">
                        <a:extLst>
                          <a:ext uri="{28A0092B-C50C-407E-A947-70E740481C1C}">
                            <a14:useLocalDpi xmlns:a14="http://schemas.microsoft.com/office/drawing/2010/main" val="0"/>
                          </a:ext>
                        </a:extLst>
                      </a:blip>
                      <a:stretch>
                        <a:fillRect/>
                      </a:stretch>
                    </pic:blipFill>
                    <pic:spPr>
                      <a:xfrm>
                        <a:off x="0" y="0"/>
                        <a:ext cx="5633734" cy="3454875"/>
                      </a:xfrm>
                      <a:prstGeom prst="rect">
                        <a:avLst/>
                      </a:prstGeom>
                    </pic:spPr>
                  </pic:pic>
                </a:graphicData>
              </a:graphic>
            </wp:inline>
          </w:drawing>
        </w:r>
      </w:ins>
    </w:p>
    <w:p w14:paraId="639D06C9" w14:textId="77777777" w:rsidR="00786CC5" w:rsidRDefault="00786CC5" w:rsidP="00786CC5">
      <w:pPr>
        <w:rPr>
          <w:ins w:id="39" w:author="wuji liu" w:date="2018-09-17T02:17:00Z"/>
          <w:rFonts w:ascii="Times New Roman" w:hAnsi="Times New Roman" w:cs="Times New Roman"/>
        </w:rPr>
      </w:pPr>
      <w:ins w:id="40" w:author="wuji liu" w:date="2018-09-17T02:17:00Z">
        <w:r>
          <w:rPr>
            <w:rFonts w:ascii="Times New Roman" w:hAnsi="Times New Roman" w:cs="Times New Roman"/>
          </w:rPr>
          <w:lastRenderedPageBreak/>
          <w:t>3.4 Load a Network</w:t>
        </w:r>
      </w:ins>
    </w:p>
    <w:p w14:paraId="1A1A4BF3" w14:textId="77777777" w:rsidR="00786CC5" w:rsidRDefault="00786CC5" w:rsidP="00786CC5">
      <w:pPr>
        <w:rPr>
          <w:ins w:id="41" w:author="wuji liu" w:date="2018-09-17T02:17:00Z"/>
          <w:rFonts w:ascii="Times New Roman" w:hAnsi="Times New Roman" w:cs="Times New Roman"/>
        </w:rPr>
      </w:pPr>
      <w:ins w:id="42" w:author="wuji liu" w:date="2018-09-17T02:17:00Z">
        <w:r>
          <w:rPr>
            <w:rFonts w:ascii="Times New Roman" w:hAnsi="Times New Roman" w:cs="Times New Roman"/>
          </w:rPr>
          <w:t>To load a network, please follow these steps:</w:t>
        </w:r>
      </w:ins>
    </w:p>
    <w:p w14:paraId="7DE07793" w14:textId="77777777" w:rsidR="00786CC5" w:rsidRPr="00340E25" w:rsidRDefault="00786CC5" w:rsidP="00786CC5">
      <w:pPr>
        <w:pStyle w:val="a4"/>
        <w:numPr>
          <w:ilvl w:val="0"/>
          <w:numId w:val="4"/>
        </w:numPr>
        <w:rPr>
          <w:ins w:id="43" w:author="wuji liu" w:date="2018-09-17T02:17:00Z"/>
          <w:rFonts w:ascii="Times New Roman" w:hAnsi="Times New Roman" w:cs="Times New Roman"/>
        </w:rPr>
      </w:pPr>
      <w:ins w:id="44" w:author="wuji liu" w:date="2018-09-17T02:17:00Z">
        <w:r w:rsidRPr="00340E25">
          <w:rPr>
            <w:rFonts w:ascii="Times New Roman" w:hAnsi="Times New Roman" w:cs="Times New Roman"/>
          </w:rPr>
          <w:t>Choose Network</w:t>
        </w:r>
        <w:r w:rsidRPr="00340E25">
          <w:rPr>
            <w:rFonts w:ascii="Times New Roman" w:hAnsi="Times New Roman" w:cs="Times New Roman" w:hint="eastAsia"/>
          </w:rPr>
          <w:t>→</w:t>
        </w:r>
        <w:r>
          <w:rPr>
            <w:rFonts w:ascii="Times New Roman" w:hAnsi="Times New Roman" w:cs="Times New Roman"/>
          </w:rPr>
          <w:t>Load</w:t>
        </w:r>
        <w:r w:rsidRPr="00340E25">
          <w:rPr>
            <w:rFonts w:ascii="Times New Roman" w:hAnsi="Times New Roman" w:cs="Times New Roman"/>
          </w:rPr>
          <w:t xml:space="preserve"> Network to open the following interface.</w:t>
        </w:r>
      </w:ins>
    </w:p>
    <w:p w14:paraId="2ADB090A" w14:textId="7EEEF243" w:rsidR="00786CC5" w:rsidRDefault="00786CC5" w:rsidP="00F760D7">
      <w:pPr>
        <w:rPr>
          <w:ins w:id="45" w:author="wuji liu" w:date="2018-09-17T02:16:00Z"/>
          <w:rFonts w:ascii="Times New Roman" w:hAnsi="Times New Roman" w:cs="Times New Roman"/>
          <w:b/>
        </w:rPr>
      </w:pPr>
      <w:ins w:id="46" w:author="wuji liu" w:date="2018-09-17T02:18:00Z">
        <w:r>
          <w:rPr>
            <w:rFonts w:ascii="Times New Roman" w:hAnsi="Times New Roman" w:cs="Times New Roman"/>
            <w:b/>
            <w:noProof/>
          </w:rPr>
          <w:drawing>
            <wp:inline distT="0" distB="0" distL="0" distR="0" wp14:anchorId="2FD0FBF6" wp14:editId="39EF7252">
              <wp:extent cx="5943600" cy="3543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Load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ins>
    </w:p>
    <w:p w14:paraId="2B729407" w14:textId="77777777" w:rsidR="00F760D7" w:rsidRPr="00C21804" w:rsidRDefault="00F760D7" w:rsidP="00F760D7">
      <w:pPr>
        <w:rPr>
          <w:rFonts w:ascii="Times New Roman" w:hAnsi="Times New Roman" w:cs="Times New Roman"/>
          <w:b/>
        </w:rPr>
      </w:pPr>
      <w:r w:rsidRPr="00C21804">
        <w:rPr>
          <w:rFonts w:ascii="Times New Roman" w:hAnsi="Times New Roman" w:cs="Times New Roman"/>
          <w:b/>
        </w:rPr>
        <w:t xml:space="preserve">4 NETWORK </w:t>
      </w:r>
      <w:r w:rsidR="009D3FAE" w:rsidRPr="00C21804">
        <w:rPr>
          <w:rFonts w:ascii="Times New Roman" w:hAnsi="Times New Roman" w:cs="Times New Roman"/>
          <w:b/>
        </w:rPr>
        <w:t>ANALYSES</w:t>
      </w:r>
    </w:p>
    <w:p w14:paraId="65A5A7D5" w14:textId="03E4F9EE" w:rsidR="002F41E5" w:rsidRPr="005F0426" w:rsidRDefault="000C1741">
      <w:pPr>
        <w:rPr>
          <w:rFonts w:ascii="Times New Roman" w:hAnsi="Times New Roman" w:cs="Times New Roman"/>
        </w:rPr>
      </w:pPr>
      <w:r>
        <w:rPr>
          <w:rFonts w:ascii="Times New Roman" w:hAnsi="Times New Roman" w:cs="Times New Roman"/>
        </w:rPr>
        <w:t xml:space="preserve">Choose </w:t>
      </w:r>
      <w:r w:rsidRPr="005E6DA0">
        <w:rPr>
          <w:rFonts w:ascii="Times New Roman" w:hAnsi="Times New Roman" w:cs="Times New Roman"/>
          <w:b/>
        </w:rPr>
        <w:t>Analysis</w:t>
      </w:r>
      <w:r w:rsidR="00345BEE" w:rsidRPr="00345BEE">
        <w:rPr>
          <w:rFonts w:ascii="Times New Roman" w:hAnsi="Times New Roman" w:cs="Times New Roman" w:hint="eastAsia"/>
          <w:b/>
        </w:rPr>
        <w:t>→</w:t>
      </w:r>
      <w:r w:rsidRPr="005E6DA0">
        <w:rPr>
          <w:rFonts w:ascii="Times New Roman" w:hAnsi="Times New Roman" w:cs="Times New Roman"/>
          <w:b/>
        </w:rPr>
        <w:t>Network</w:t>
      </w:r>
      <w:r>
        <w:rPr>
          <w:rFonts w:ascii="Times New Roman" w:hAnsi="Times New Roman" w:cs="Times New Roman"/>
        </w:rPr>
        <w:t xml:space="preserve"> </w:t>
      </w:r>
      <w:r w:rsidRPr="00D43EC3">
        <w:rPr>
          <w:rFonts w:ascii="Times New Roman" w:hAnsi="Times New Roman" w:cs="Times New Roman"/>
          <w:b/>
        </w:rPr>
        <w:t>Analysis</w:t>
      </w:r>
      <w:r>
        <w:rPr>
          <w:rFonts w:ascii="Times New Roman" w:hAnsi="Times New Roman" w:cs="Times New Roman"/>
        </w:rPr>
        <w:t xml:space="preserve"> to switch to the interface for analyzing a network. On the left top part is a set of attributes of a</w:t>
      </w:r>
      <w:r w:rsidR="009D3FAE">
        <w:rPr>
          <w:rFonts w:ascii="Times New Roman" w:hAnsi="Times New Roman" w:cs="Times New Roman"/>
        </w:rPr>
        <w:t>n</w:t>
      </w:r>
      <w:r>
        <w:rPr>
          <w:rFonts w:ascii="Times New Roman" w:hAnsi="Times New Roman" w:cs="Times New Roman"/>
        </w:rPr>
        <w:t xml:space="preserve"> entire network,</w:t>
      </w:r>
      <w:r w:rsidR="002C3EA1" w:rsidRPr="002C3EA1">
        <w:rPr>
          <w:rFonts w:ascii="Times New Roman" w:hAnsi="Times New Roman" w:cs="Times New Roman"/>
        </w:rPr>
        <w:t xml:space="preserve"> </w:t>
      </w:r>
      <w:r w:rsidR="002C3EA1">
        <w:rPr>
          <w:rFonts w:ascii="Times New Roman" w:hAnsi="Times New Roman" w:cs="Times New Roman"/>
        </w:rPr>
        <w:t xml:space="preserve">please click </w:t>
      </w:r>
      <w:r w:rsidR="002C3EA1" w:rsidRPr="005E6DA0">
        <w:rPr>
          <w:rFonts w:ascii="Times New Roman" w:hAnsi="Times New Roman" w:cs="Times New Roman"/>
          <w:b/>
        </w:rPr>
        <w:t>Run</w:t>
      </w:r>
      <w:r w:rsidR="002C3EA1">
        <w:rPr>
          <w:rFonts w:ascii="Times New Roman" w:hAnsi="Times New Roman" w:cs="Times New Roman"/>
        </w:rPr>
        <w:t xml:space="preserve"> button, you can get the value of the network’s characteristics, </w:t>
      </w:r>
      <w:r>
        <w:rPr>
          <w:rFonts w:ascii="Times New Roman" w:hAnsi="Times New Roman" w:cs="Times New Roman"/>
        </w:rPr>
        <w:t xml:space="preserve">such as the number of nodes, the number of edges, the modularity, and the diameter. </w:t>
      </w:r>
    </w:p>
    <w:p w14:paraId="1F2487AC" w14:textId="77777777" w:rsidR="001B1528" w:rsidRDefault="002F41E5">
      <w:pPr>
        <w:rPr>
          <w:rFonts w:ascii="Times New Roman" w:hAnsi="Times New Roman" w:cs="Times New Roman"/>
          <w14:reflection w14:blurRad="0" w14:stA="100000" w14:stPos="0" w14:endA="0" w14:endPos="0" w14:dist="0" w14:dir="0" w14:fadeDir="0" w14:sx="0" w14:sy="0" w14:kx="0" w14:ky="0" w14:algn="b"/>
        </w:rPr>
      </w:pPr>
      <w:r w:rsidRPr="005F0426">
        <w:rPr>
          <w:rFonts w:ascii="Times New Roman" w:hAnsi="Times New Roman" w:cs="Times New Roman"/>
          <w:noProof/>
        </w:rPr>
        <w:drawing>
          <wp:inline distT="0" distB="0" distL="0" distR="0" wp14:anchorId="56EE10DD" wp14:editId="0609DC5C">
            <wp:extent cx="2276190" cy="2504762"/>
            <wp:effectExtent l="19050" t="19050" r="1016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190" cy="2504762"/>
                    </a:xfrm>
                    <a:prstGeom prst="rect">
                      <a:avLst/>
                    </a:prstGeom>
                    <a:ln>
                      <a:solidFill>
                        <a:schemeClr val="tx1">
                          <a:lumMod val="50000"/>
                          <a:lumOff val="50000"/>
                        </a:schemeClr>
                      </a:solidFill>
                    </a:ln>
                    <a:effectLst/>
                  </pic:spPr>
                </pic:pic>
              </a:graphicData>
            </a:graphic>
          </wp:inline>
        </w:drawing>
      </w:r>
      <w:r w:rsidR="00672E7B" w:rsidRPr="005F0426">
        <w:rPr>
          <w:rFonts w:ascii="Times New Roman" w:hAnsi="Times New Roman" w:cs="Times New Roman"/>
          <w14:reflection w14:blurRad="0" w14:stA="100000" w14:stPos="0" w14:endA="0" w14:endPos="0" w14:dist="0" w14:dir="0" w14:fadeDir="0" w14:sx="0" w14:sy="0" w14:kx="0" w14:ky="0" w14:algn="b"/>
        </w:rPr>
        <w:t xml:space="preserve">                    </w:t>
      </w:r>
      <w:r w:rsidRPr="005F0426">
        <w:rPr>
          <w:rFonts w:ascii="Times New Roman" w:hAnsi="Times New Roman" w:cs="Times New Roman"/>
          <w:noProof/>
        </w:rPr>
        <w:drawing>
          <wp:inline distT="0" distB="0" distL="0" distR="0" wp14:anchorId="43576261" wp14:editId="0A65FC7B">
            <wp:extent cx="2345376" cy="2501086"/>
            <wp:effectExtent l="19050" t="19050" r="1714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8625" cy="2504551"/>
                    </a:xfrm>
                    <a:prstGeom prst="rect">
                      <a:avLst/>
                    </a:prstGeom>
                    <a:ln>
                      <a:solidFill>
                        <a:schemeClr val="tx1">
                          <a:lumMod val="50000"/>
                          <a:lumOff val="50000"/>
                        </a:schemeClr>
                      </a:solidFill>
                    </a:ln>
                  </pic:spPr>
                </pic:pic>
              </a:graphicData>
            </a:graphic>
          </wp:inline>
        </w:drawing>
      </w:r>
    </w:p>
    <w:p w14:paraId="57759D89" w14:textId="77777777" w:rsidR="000C1741" w:rsidRDefault="0039037E">
      <w:pPr>
        <w:rPr>
          <w:rFonts w:ascii="Times New Roman" w:hAnsi="Times New Roman" w:cs="Times New Roman"/>
          <w14:reflection w14:blurRad="0" w14:stA="100000" w14:stPos="0" w14:endA="0" w14:endPos="0" w14:dist="0" w14:dir="0" w14:fadeDir="0" w14:sx="0" w14:sy="0" w14:kx="0" w14:ky="0" w14:algn="b"/>
        </w:rPr>
      </w:pPr>
      <w:r>
        <w:rPr>
          <w:rFonts w:ascii="Times New Roman" w:hAnsi="Times New Roman" w:cs="Times New Roman"/>
          <w14:reflection w14:blurRad="0" w14:stA="100000" w14:stPos="0" w14:endA="0" w14:endPos="0" w14:dist="0" w14:dir="0" w14:fadeDir="0" w14:sx="0" w14:sy="0" w14:kx="0" w14:ky="0" w14:algn="b"/>
        </w:rPr>
        <w:lastRenderedPageBreak/>
        <w:t>Under</w:t>
      </w:r>
      <w:r w:rsidR="001B1528">
        <w:rPr>
          <w:rFonts w:ascii="Times New Roman" w:hAnsi="Times New Roman" w:cs="Times New Roman"/>
          <w14:reflection w14:blurRad="0" w14:stA="100000" w14:stPos="0" w14:endA="0" w14:endPos="0" w14:dist="0" w14:dir="0" w14:fadeDir="0" w14:sx="0" w14:sy="0" w14:kx="0" w14:ky="0" w14:algn="b"/>
        </w:rPr>
        <w:t xml:space="preserve"> the characteristics of a network, there are also some characteristics for nodes, such as the degree centrality, the betweenness centrality, the closeness centrality, and the eigenvector centrality. </w:t>
      </w:r>
      <w:r w:rsidR="004D3054">
        <w:rPr>
          <w:noProof/>
        </w:rPr>
        <w:drawing>
          <wp:inline distT="0" distB="0" distL="0" distR="0" wp14:anchorId="0593BAFA" wp14:editId="0F78B674">
            <wp:extent cx="2333333" cy="1619048"/>
            <wp:effectExtent l="19050" t="19050" r="1016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3333" cy="1619048"/>
                    </a:xfrm>
                    <a:prstGeom prst="rect">
                      <a:avLst/>
                    </a:prstGeom>
                    <a:ln>
                      <a:solidFill>
                        <a:schemeClr val="tx1">
                          <a:lumMod val="50000"/>
                          <a:lumOff val="50000"/>
                        </a:schemeClr>
                      </a:solidFill>
                    </a:ln>
                  </pic:spPr>
                </pic:pic>
              </a:graphicData>
            </a:graphic>
          </wp:inline>
        </w:drawing>
      </w:r>
    </w:p>
    <w:p w14:paraId="5629789E" w14:textId="558071BE" w:rsidR="001B1528" w:rsidRDefault="001B1528" w:rsidP="001B1528">
      <w:pPr>
        <w:rPr>
          <w:rFonts w:ascii="Times New Roman" w:hAnsi="Times New Roman" w:cs="Times New Roman"/>
          <w14:reflection w14:blurRad="0" w14:stA="100000" w14:stPos="0" w14:endA="0" w14:endPos="0" w14:dist="0" w14:dir="0" w14:fadeDir="0" w14:sx="0" w14:sy="0" w14:kx="0" w14:ky="0" w14:algn="b"/>
        </w:rPr>
      </w:pPr>
      <w:r>
        <w:rPr>
          <w:rFonts w:ascii="Times New Roman" w:hAnsi="Times New Roman" w:cs="Times New Roman"/>
          <w14:reflection w14:blurRad="0" w14:stA="100000" w14:stPos="0" w14:endA="0" w14:endPos="0" w14:dist="0" w14:dir="0" w14:fadeDir="0" w14:sx="0" w14:sy="0" w14:kx="0" w14:ky="0" w14:algn="b"/>
        </w:rPr>
        <w:t xml:space="preserve">Click any of the above buttons, </w:t>
      </w:r>
      <w:r w:rsidR="00E825F3">
        <w:rPr>
          <w:rFonts w:ascii="Times New Roman" w:hAnsi="Times New Roman" w:cs="Times New Roman"/>
          <w14:reflection w14:blurRad="0" w14:stA="100000" w14:stPos="0" w14:endA="0" w14:endPos="0" w14:dist="0" w14:dir="0" w14:fadeDir="0" w14:sx="0" w14:sy="0" w14:kx="0" w14:ky="0" w14:algn="b"/>
        </w:rPr>
        <w:t xml:space="preserve">the result will be shown in </w:t>
      </w:r>
      <w:r w:rsidR="002C3EA1">
        <w:rPr>
          <w:rFonts w:ascii="Times New Roman" w:hAnsi="Times New Roman" w:cs="Times New Roman"/>
          <w14:reflection w14:blurRad="0" w14:stA="100000" w14:stPos="0" w14:endA="0" w14:endPos="0" w14:dist="0" w14:dir="0" w14:fadeDir="0" w14:sx="0" w14:sy="0" w14:kx="0" w14:ky="0" w14:algn="b"/>
        </w:rPr>
        <w:t xml:space="preserve">a </w:t>
      </w:r>
      <w:r w:rsidR="00E825F3">
        <w:rPr>
          <w:rFonts w:ascii="Times New Roman" w:hAnsi="Times New Roman" w:cs="Times New Roman"/>
          <w14:reflection w14:blurRad="0" w14:stA="100000" w14:stPos="0" w14:endA="0" w14:endPos="0" w14:dist="0" w14:dir="0" w14:fadeDir="0" w14:sx="0" w14:sy="0" w14:kx="0" w14:ky="0" w14:algn="b"/>
        </w:rPr>
        <w:t>new window</w:t>
      </w:r>
      <w:r>
        <w:rPr>
          <w:rFonts w:ascii="Times New Roman" w:hAnsi="Times New Roman" w:cs="Times New Roman"/>
          <w14:reflection w14:blurRad="0" w14:stA="100000" w14:stPos="0" w14:endA="0" w14:endPos="0" w14:dist="0" w14:dir="0" w14:fadeDir="0" w14:sx="0" w14:sy="0" w14:kx="0" w14:ky="0" w14:algn="b"/>
        </w:rPr>
        <w:t>.</w:t>
      </w:r>
      <w:r w:rsidR="00E825F3">
        <w:rPr>
          <w:rFonts w:ascii="Times New Roman" w:hAnsi="Times New Roman" w:cs="Times New Roman"/>
          <w14:reflection w14:blurRad="0" w14:stA="100000" w14:stPos="0" w14:endA="0" w14:endPos="0" w14:dist="0" w14:dir="0" w14:fadeDir="0" w14:sx="0" w14:sy="0" w14:kx="0" w14:ky="0" w14:algn="b"/>
        </w:rPr>
        <w:t xml:space="preserve"> </w:t>
      </w:r>
      <w:r w:rsidR="00E825F3">
        <w:rPr>
          <w:rFonts w:ascii="Times New Roman" w:hAnsi="Times New Roman" w:cs="Times New Roman" w:hint="eastAsia"/>
          <w14:reflection w14:blurRad="0" w14:stA="100000" w14:stPos="0" w14:endA="0" w14:endPos="0" w14:dist="0" w14:dir="0" w14:fadeDir="0" w14:sx="0" w14:sy="0" w14:kx="0" w14:ky="0" w14:algn="b"/>
        </w:rPr>
        <w:t>If</w:t>
      </w:r>
      <w:r w:rsidR="00E825F3">
        <w:rPr>
          <w:rFonts w:ascii="Times New Roman" w:hAnsi="Times New Roman" w:cs="Times New Roman"/>
          <w14:reflection w14:blurRad="0" w14:stA="100000" w14:stPos="0" w14:endA="0" w14:endPos="0" w14:dist="0" w14:dir="0" w14:fadeDir="0" w14:sx="0" w14:sy="0" w14:kx="0" w14:ky="0" w14:algn="b"/>
        </w:rPr>
        <w:t xml:space="preserve"> you want to save the outcome, please click </w:t>
      </w:r>
      <w:r w:rsidR="00E825F3" w:rsidRPr="00E825F3">
        <w:rPr>
          <w:rFonts w:ascii="Times New Roman" w:hAnsi="Times New Roman" w:cs="Times New Roman"/>
          <w:b/>
          <w14:reflection w14:blurRad="0" w14:stA="100000" w14:stPos="0" w14:endA="0" w14:endPos="0" w14:dist="0" w14:dir="0" w14:fadeDir="0" w14:sx="0" w14:sy="0" w14:kx="0" w14:ky="0" w14:algn="b"/>
        </w:rPr>
        <w:t>Save to file</w:t>
      </w:r>
      <w:r w:rsidR="00E825F3">
        <w:rPr>
          <w:rFonts w:ascii="Times New Roman" w:hAnsi="Times New Roman" w:cs="Times New Roman"/>
          <w14:reflection w14:blurRad="0" w14:stA="100000" w14:stPos="0" w14:endA="0" w14:endPos="0" w14:dist="0" w14:dir="0" w14:fadeDir="0" w14:sx="0" w14:sy="0" w14:kx="0" w14:ky="0" w14:algn="b"/>
        </w:rPr>
        <w:t xml:space="preserve"> button </w:t>
      </w:r>
      <w:r w:rsidR="002D3B90">
        <w:rPr>
          <w:rFonts w:ascii="Times New Roman" w:hAnsi="Times New Roman" w:cs="Times New Roman"/>
          <w14:reflection w14:blurRad="0" w14:stA="100000" w14:stPos="0" w14:endA="0" w14:endPos="0" w14:dist="0" w14:dir="0" w14:fadeDir="0" w14:sx="0" w14:sy="0" w14:kx="0" w14:ky="0" w14:algn="b"/>
        </w:rPr>
        <w:t xml:space="preserve">which is </w:t>
      </w:r>
      <w:r w:rsidR="00E825F3">
        <w:rPr>
          <w:rFonts w:ascii="Times New Roman" w:hAnsi="Times New Roman" w:cs="Times New Roman"/>
          <w14:reflection w14:blurRad="0" w14:stA="100000" w14:stPos="0" w14:endA="0" w14:endPos="0" w14:dist="0" w14:dir="0" w14:fadeDir="0" w14:sx="0" w14:sy="0" w14:kx="0" w14:ky="0" w14:algn="b"/>
        </w:rPr>
        <w:t>at the</w:t>
      </w:r>
      <w:r w:rsidR="002C3EA1">
        <w:rPr>
          <w:rFonts w:ascii="Times New Roman" w:hAnsi="Times New Roman" w:cs="Times New Roman"/>
          <w14:reflection w14:blurRad="0" w14:stA="100000" w14:stPos="0" w14:endA="0" w14:endPos="0" w14:dist="0" w14:dir="0" w14:fadeDir="0" w14:sx="0" w14:sy="0" w14:kx="0" w14:ky="0" w14:algn="b"/>
        </w:rPr>
        <w:t xml:space="preserve"> </w:t>
      </w:r>
      <w:r w:rsidR="002C3EA1" w:rsidRPr="002C3EA1">
        <w:rPr>
          <w:rFonts w:ascii="Times New Roman" w:hAnsi="Times New Roman" w:cs="Times New Roman"/>
          <w14:reflection w14:blurRad="0" w14:stA="100000" w14:stPos="0" w14:endA="0" w14:endPos="0" w14:dist="0" w14:dir="0" w14:fadeDir="0" w14:sx="0" w14:sy="0" w14:kx="0" w14:ky="0" w14:algn="b"/>
        </w:rPr>
        <w:t>corner</w:t>
      </w:r>
      <w:r w:rsidR="002C3EA1">
        <w:rPr>
          <w:rFonts w:ascii="Times New Roman" w:hAnsi="Times New Roman" w:cs="Times New Roman"/>
          <w14:reflection w14:blurRad="0" w14:stA="100000" w14:stPos="0" w14:endA="0" w14:endPos="0" w14:dist="0" w14:dir="0" w14:fadeDir="0" w14:sx="0" w14:sy="0" w14:kx="0" w14:ky="0" w14:algn="b"/>
        </w:rPr>
        <w:t xml:space="preserve"> of</w:t>
      </w:r>
      <w:r w:rsidR="00E825F3">
        <w:rPr>
          <w:rFonts w:ascii="Times New Roman" w:hAnsi="Times New Roman" w:cs="Times New Roman"/>
          <w14:reflection w14:blurRad="0" w14:stA="100000" w14:stPos="0" w14:endA="0" w14:endPos="0" w14:dist="0" w14:dir="0" w14:fadeDir="0" w14:sx="0" w14:sy="0" w14:kx="0" w14:ky="0" w14:algn="b"/>
        </w:rPr>
        <w:t xml:space="preserve"> right bottom. </w:t>
      </w:r>
    </w:p>
    <w:p w14:paraId="10053C2A" w14:textId="77777777" w:rsidR="001B1528" w:rsidRPr="005F0426" w:rsidRDefault="001B1528">
      <w:pPr>
        <w:rPr>
          <w:rFonts w:ascii="Times New Roman" w:hAnsi="Times New Roman" w:cs="Times New Roman"/>
          <w14:reflection w14:blurRad="0" w14:stA="100000" w14:stPos="0" w14:endA="0" w14:endPos="0" w14:dist="0" w14:dir="0" w14:fadeDir="0" w14:sx="0" w14:sy="0" w14:kx="0" w14:ky="0" w14:algn="b"/>
        </w:rPr>
      </w:pPr>
    </w:p>
    <w:p w14:paraId="33E1C6EA" w14:textId="77777777" w:rsidR="00672E7B" w:rsidRPr="005F0426" w:rsidRDefault="00672E7B">
      <w:pPr>
        <w:rPr>
          <w:rFonts w:ascii="Times New Roman" w:hAnsi="Times New Roman" w:cs="Times New Roman"/>
          <w14:reflection w14:blurRad="0" w14:stA="100000" w14:stPos="0" w14:endA="0" w14:endPos="0" w14:dist="0" w14:dir="0" w14:fadeDir="0" w14:sx="0" w14:sy="0" w14:kx="0" w14:ky="0" w14:algn="b"/>
        </w:rPr>
      </w:pPr>
      <w:r w:rsidRPr="005F0426">
        <w:rPr>
          <w:rFonts w:ascii="Times New Roman" w:hAnsi="Times New Roman" w:cs="Times New Roman"/>
          <w:noProof/>
        </w:rPr>
        <w:drawing>
          <wp:inline distT="0" distB="0" distL="0" distR="0" wp14:anchorId="24FC4B5F" wp14:editId="7DE43D12">
            <wp:extent cx="5943600" cy="4483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83735"/>
                    </a:xfrm>
                    <a:prstGeom prst="rect">
                      <a:avLst/>
                    </a:prstGeom>
                  </pic:spPr>
                </pic:pic>
              </a:graphicData>
            </a:graphic>
          </wp:inline>
        </w:drawing>
      </w:r>
    </w:p>
    <w:p w14:paraId="7798C690" w14:textId="77777777" w:rsidR="002D3B90" w:rsidRDefault="002D3B90">
      <w:pPr>
        <w:rPr>
          <w:rFonts w:ascii="Times New Roman" w:hAnsi="Times New Roman" w:cs="Times New Roman"/>
        </w:rPr>
      </w:pPr>
      <w:r>
        <w:rPr>
          <w:rFonts w:ascii="Times New Roman" w:hAnsi="Times New Roman" w:cs="Times New Roman"/>
        </w:rPr>
        <w:br w:type="page"/>
      </w:r>
    </w:p>
    <w:p w14:paraId="3B066E0F" w14:textId="77777777" w:rsidR="002D3B90" w:rsidRPr="00C21804" w:rsidRDefault="002D3B90" w:rsidP="002D3B90">
      <w:pPr>
        <w:rPr>
          <w:rFonts w:ascii="Times New Roman" w:hAnsi="Times New Roman" w:cs="Times New Roman"/>
          <w:b/>
        </w:rPr>
      </w:pPr>
      <w:r w:rsidRPr="00C21804">
        <w:rPr>
          <w:rFonts w:ascii="Times New Roman" w:hAnsi="Times New Roman" w:cs="Times New Roman"/>
          <w:b/>
        </w:rPr>
        <w:lastRenderedPageBreak/>
        <w:t>5 COMMUNITY DETECTION</w:t>
      </w:r>
    </w:p>
    <w:p w14:paraId="00B91716" w14:textId="5FA272F5" w:rsidR="00B12902" w:rsidRPr="005F0426" w:rsidRDefault="00B12902" w:rsidP="002D3B90">
      <w:pPr>
        <w:rPr>
          <w:rFonts w:ascii="Times New Roman" w:hAnsi="Times New Roman" w:cs="Times New Roman"/>
        </w:rPr>
      </w:pPr>
      <w:r>
        <w:rPr>
          <w:rFonts w:ascii="Times New Roman" w:hAnsi="Times New Roman" w:cs="Times New Roman"/>
        </w:rPr>
        <w:t xml:space="preserve">To conduct community detection, please choose </w:t>
      </w:r>
      <w:r w:rsidRPr="00B12902">
        <w:rPr>
          <w:rFonts w:ascii="Times New Roman" w:hAnsi="Times New Roman" w:cs="Times New Roman"/>
          <w:b/>
        </w:rPr>
        <w:t>Community</w:t>
      </w:r>
      <w:r w:rsidR="000D3937" w:rsidRPr="000D3937">
        <w:rPr>
          <w:rFonts w:ascii="Times New Roman" w:hAnsi="Times New Roman" w:cs="Times New Roman" w:hint="eastAsia"/>
          <w:b/>
        </w:rPr>
        <w:t>→</w:t>
      </w:r>
      <w:r w:rsidRPr="00B12902">
        <w:rPr>
          <w:rFonts w:ascii="Times New Roman" w:hAnsi="Times New Roman" w:cs="Times New Roman"/>
          <w:b/>
        </w:rPr>
        <w:t>CNM</w:t>
      </w:r>
      <w:r>
        <w:rPr>
          <w:rFonts w:ascii="Times New Roman" w:hAnsi="Times New Roman" w:cs="Times New Roman"/>
        </w:rPr>
        <w:t xml:space="preserve"> or </w:t>
      </w:r>
      <w:r w:rsidRPr="00B12902">
        <w:rPr>
          <w:rFonts w:ascii="Times New Roman" w:hAnsi="Times New Roman" w:cs="Times New Roman"/>
          <w:b/>
        </w:rPr>
        <w:t>Community</w:t>
      </w:r>
      <w:r w:rsidR="000D3937" w:rsidRPr="000D3937">
        <w:rPr>
          <w:rFonts w:ascii="Times New Roman" w:hAnsi="Times New Roman" w:cs="Times New Roman" w:hint="eastAsia"/>
          <w:b/>
        </w:rPr>
        <w:t>→</w:t>
      </w:r>
      <w:r w:rsidRPr="00B12902">
        <w:rPr>
          <w:rFonts w:ascii="Times New Roman" w:hAnsi="Times New Roman" w:cs="Times New Roman"/>
          <w:b/>
        </w:rPr>
        <w:t>GirvanNewman</w:t>
      </w:r>
      <w:r>
        <w:rPr>
          <w:rFonts w:ascii="Times New Roman" w:hAnsi="Times New Roman" w:cs="Times New Roman"/>
        </w:rPr>
        <w:t>.</w:t>
      </w:r>
      <w:r w:rsidR="00031DE4">
        <w:rPr>
          <w:rFonts w:ascii="Times New Roman" w:hAnsi="Times New Roman" w:cs="Times New Roman"/>
        </w:rPr>
        <w:t xml:space="preserve"> On the left panel, there is a table to show </w:t>
      </w:r>
      <w:r w:rsidR="005A7967">
        <w:rPr>
          <w:rFonts w:ascii="Times New Roman" w:hAnsi="Times New Roman" w:cs="Times New Roman"/>
        </w:rPr>
        <w:t xml:space="preserve">the number of </w:t>
      </w:r>
      <w:r w:rsidR="00031DE4">
        <w:rPr>
          <w:rFonts w:ascii="Times New Roman" w:hAnsi="Times New Roman" w:cs="Times New Roman"/>
        </w:rPr>
        <w:t>communities in the network and how many nodes</w:t>
      </w:r>
      <w:r w:rsidR="00AB5EC6">
        <w:rPr>
          <w:rFonts w:ascii="Times New Roman" w:hAnsi="Times New Roman" w:cs="Times New Roman"/>
        </w:rPr>
        <w:t xml:space="preserve"> there are </w:t>
      </w:r>
      <w:r w:rsidR="00031DE4">
        <w:rPr>
          <w:rFonts w:ascii="Times New Roman" w:hAnsi="Times New Roman" w:cs="Times New Roman"/>
        </w:rPr>
        <w:t>in</w:t>
      </w:r>
      <w:r w:rsidR="00AB5EC6">
        <w:rPr>
          <w:rFonts w:ascii="Times New Roman" w:hAnsi="Times New Roman" w:cs="Times New Roman"/>
        </w:rPr>
        <w:t xml:space="preserve"> each community. Different color means different community and the nodes filled with same color are in a same community.</w:t>
      </w:r>
      <w:r w:rsidR="00031DE4">
        <w:rPr>
          <w:rFonts w:ascii="Times New Roman" w:hAnsi="Times New Roman" w:cs="Times New Roman"/>
        </w:rPr>
        <w:t xml:space="preserve"> </w:t>
      </w:r>
    </w:p>
    <w:p w14:paraId="57B74E1B" w14:textId="77777777" w:rsidR="00672E7B" w:rsidRPr="005F0426" w:rsidRDefault="00672E7B">
      <w:pPr>
        <w:rPr>
          <w:rFonts w:ascii="Times New Roman" w:hAnsi="Times New Roman" w:cs="Times New Roman"/>
        </w:rPr>
      </w:pPr>
      <w:r w:rsidRPr="005F0426">
        <w:rPr>
          <w:rFonts w:ascii="Times New Roman" w:hAnsi="Times New Roman" w:cs="Times New Roman"/>
          <w:noProof/>
        </w:rPr>
        <w:drawing>
          <wp:inline distT="0" distB="0" distL="0" distR="0" wp14:anchorId="3807D945" wp14:editId="2026FE1D">
            <wp:extent cx="5943600" cy="3573145"/>
            <wp:effectExtent l="19050" t="19050" r="1905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2E3C349B" w14:textId="77777777" w:rsidR="007F2E2B" w:rsidRPr="005F0426" w:rsidRDefault="007F14AB">
      <w:pPr>
        <w:rPr>
          <w:rFonts w:ascii="Times New Roman" w:hAnsi="Times New Roman" w:cs="Times New Roman"/>
        </w:rPr>
      </w:pPr>
      <w:r w:rsidRPr="005F0426">
        <w:rPr>
          <w:rFonts w:ascii="Times New Roman" w:hAnsi="Times New Roman" w:cs="Times New Roman"/>
        </w:rPr>
        <w:t xml:space="preserve">  </w:t>
      </w:r>
      <w:r w:rsidR="007F2E2B" w:rsidRPr="005F0426">
        <w:rPr>
          <w:rFonts w:ascii="Times New Roman" w:hAnsi="Times New Roman" w:cs="Times New Roman"/>
        </w:rPr>
        <w:br w:type="page"/>
      </w:r>
    </w:p>
    <w:p w14:paraId="56BAF899" w14:textId="77777777" w:rsidR="008B69BE" w:rsidRPr="00C21804" w:rsidRDefault="00BD7DAD" w:rsidP="008B69BE">
      <w:pPr>
        <w:rPr>
          <w:rFonts w:ascii="Times New Roman" w:hAnsi="Times New Roman" w:cs="Times New Roman"/>
          <w:b/>
        </w:rPr>
      </w:pPr>
      <w:r w:rsidRPr="00C21804">
        <w:rPr>
          <w:rFonts w:ascii="Times New Roman" w:hAnsi="Times New Roman" w:cs="Times New Roman"/>
          <w:b/>
        </w:rPr>
        <w:lastRenderedPageBreak/>
        <w:t>6</w:t>
      </w:r>
      <w:r w:rsidR="008B69BE" w:rsidRPr="00C21804">
        <w:rPr>
          <w:rFonts w:ascii="Times New Roman" w:hAnsi="Times New Roman" w:cs="Times New Roman"/>
          <w:b/>
        </w:rPr>
        <w:t xml:space="preserve"> INFORMAITON DIFFUSION SIMULATION (USER LEVEL)</w:t>
      </w:r>
    </w:p>
    <w:p w14:paraId="5DDFDAB3" w14:textId="77777777" w:rsidR="009C2C95" w:rsidRPr="005F0426" w:rsidRDefault="009C2C95" w:rsidP="009C2C95">
      <w:pPr>
        <w:rPr>
          <w:rFonts w:ascii="Times New Roman" w:hAnsi="Times New Roman" w:cs="Times New Roman"/>
        </w:rPr>
      </w:pPr>
      <w:r w:rsidRPr="005F0426">
        <w:rPr>
          <w:rFonts w:ascii="Times New Roman" w:hAnsi="Times New Roman" w:cs="Times New Roman"/>
        </w:rPr>
        <w:t xml:space="preserve">To simulate information diffusion </w:t>
      </w:r>
      <w:r>
        <w:rPr>
          <w:rFonts w:ascii="Times New Roman" w:hAnsi="Times New Roman" w:cs="Times New Roman"/>
        </w:rPr>
        <w:t>on</w:t>
      </w:r>
      <w:r w:rsidRPr="005F0426">
        <w:rPr>
          <w:rFonts w:ascii="Times New Roman" w:hAnsi="Times New Roman" w:cs="Times New Roman"/>
        </w:rPr>
        <w:t xml:space="preserve"> </w:t>
      </w:r>
      <w:r>
        <w:rPr>
          <w:rFonts w:ascii="Times New Roman" w:hAnsi="Times New Roman" w:cs="Times New Roman"/>
        </w:rPr>
        <w:t xml:space="preserve">a </w:t>
      </w:r>
      <w:r w:rsidRPr="005F0426">
        <w:rPr>
          <w:rFonts w:ascii="Times New Roman" w:hAnsi="Times New Roman" w:cs="Times New Roman"/>
        </w:rPr>
        <w:t xml:space="preserve">city network over time, please </w:t>
      </w:r>
      <w:r>
        <w:rPr>
          <w:rFonts w:ascii="Times New Roman" w:hAnsi="Times New Roman" w:cs="Times New Roman"/>
        </w:rPr>
        <w:t>take the following steps</w:t>
      </w:r>
      <w:r w:rsidRPr="005F0426">
        <w:rPr>
          <w:rFonts w:ascii="Times New Roman" w:hAnsi="Times New Roman" w:cs="Times New Roman"/>
        </w:rPr>
        <w:t>.</w:t>
      </w:r>
    </w:p>
    <w:p w14:paraId="6FD5EC0D" w14:textId="7620FA64" w:rsidR="009C2C95" w:rsidRPr="005F0426" w:rsidRDefault="009C2C95" w:rsidP="008B69BE">
      <w:pPr>
        <w:rPr>
          <w:rFonts w:ascii="Times New Roman" w:hAnsi="Times New Roman" w:cs="Times New Roman"/>
        </w:rPr>
      </w:pPr>
      <w:r w:rsidRPr="005F0426">
        <w:rPr>
          <w:rFonts w:ascii="Times New Roman" w:hAnsi="Times New Roman" w:cs="Times New Roman"/>
        </w:rPr>
        <w:t xml:space="preserve">(1) Choose </w:t>
      </w:r>
      <w:r w:rsidRPr="005F0426">
        <w:rPr>
          <w:rFonts w:ascii="Times New Roman" w:hAnsi="Times New Roman" w:cs="Times New Roman"/>
          <w:b/>
        </w:rPr>
        <w:t>Simulator</w:t>
      </w:r>
      <w:r w:rsidR="00DA2534" w:rsidRPr="00DA2534">
        <w:rPr>
          <w:rFonts w:ascii="Times New Roman" w:hAnsi="Times New Roman" w:cs="Times New Roman" w:hint="eastAsia"/>
          <w:b/>
        </w:rPr>
        <w:t>→</w:t>
      </w:r>
      <w:r w:rsidR="00071787">
        <w:rPr>
          <w:rFonts w:ascii="Times New Roman" w:hAnsi="Times New Roman" w:cs="Times New Roman"/>
          <w:b/>
        </w:rPr>
        <w:t>User</w:t>
      </w:r>
      <w:r w:rsidRPr="005F0426">
        <w:rPr>
          <w:rFonts w:ascii="Times New Roman" w:hAnsi="Times New Roman" w:cs="Times New Roman"/>
          <w:b/>
        </w:rPr>
        <w:t xml:space="preserve"> Level</w:t>
      </w:r>
      <w:r w:rsidRPr="005F0426">
        <w:rPr>
          <w:rFonts w:ascii="Times New Roman" w:hAnsi="Times New Roman" w:cs="Times New Roman"/>
        </w:rPr>
        <w:t xml:space="preserve"> to open the following window.</w:t>
      </w:r>
    </w:p>
    <w:p w14:paraId="7CCDA58E" w14:textId="30749E8F" w:rsidR="00DC20FA" w:rsidRPr="005F0426" w:rsidRDefault="000D380A">
      <w:pPr>
        <w:rPr>
          <w:rFonts w:ascii="Times New Roman" w:hAnsi="Times New Roman" w:cs="Times New Roman"/>
        </w:rPr>
      </w:pPr>
      <w:r>
        <w:rPr>
          <w:noProof/>
        </w:rPr>
        <w:drawing>
          <wp:inline distT="0" distB="0" distL="0" distR="0" wp14:anchorId="12EF7468" wp14:editId="07517368">
            <wp:extent cx="5943600" cy="3573145"/>
            <wp:effectExtent l="19050" t="19050" r="1905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73145"/>
                    </a:xfrm>
                    <a:prstGeom prst="rect">
                      <a:avLst/>
                    </a:prstGeom>
                    <a:noFill/>
                    <a:ln>
                      <a:solidFill>
                        <a:schemeClr val="tx1">
                          <a:lumMod val="50000"/>
                          <a:lumOff val="50000"/>
                        </a:schemeClr>
                      </a:solidFill>
                    </a:ln>
                  </pic:spPr>
                </pic:pic>
              </a:graphicData>
            </a:graphic>
          </wp:inline>
        </w:drawing>
      </w:r>
      <w:r>
        <w:rPr>
          <w:rFonts w:ascii="Times New Roman" w:hAnsi="Times New Roman" w:cs="Times New Roman"/>
        </w:rPr>
        <w:t xml:space="preserve"> </w:t>
      </w:r>
      <w:r w:rsidR="009E49D1">
        <w:rPr>
          <w:rFonts w:ascii="Times New Roman" w:hAnsi="Times New Roman" w:cs="Times New Roman"/>
        </w:rPr>
        <w:t>(2) Set the number of seed nodes desired and select an algorithm to choose seed nodes from all the nodes. There are five algorithm</w:t>
      </w:r>
      <w:r w:rsidR="0028533D">
        <w:rPr>
          <w:rFonts w:ascii="Times New Roman" w:hAnsi="Times New Roman" w:cs="Times New Roman"/>
        </w:rPr>
        <w:t>s</w:t>
      </w:r>
      <w:r w:rsidR="009E49D1">
        <w:rPr>
          <w:rFonts w:ascii="Times New Roman" w:hAnsi="Times New Roman" w:cs="Times New Roman"/>
        </w:rPr>
        <w:t xml:space="preserve"> in the pull-down </w:t>
      </w:r>
      <w:r w:rsidR="00856C85">
        <w:rPr>
          <w:rFonts w:ascii="Times New Roman" w:hAnsi="Times New Roman" w:cs="Times New Roman"/>
        </w:rPr>
        <w:t>menu</w:t>
      </w:r>
      <w:r w:rsidR="009E49D1">
        <w:rPr>
          <w:rFonts w:ascii="Times New Roman" w:hAnsi="Times New Roman" w:cs="Times New Roman"/>
        </w:rPr>
        <w:t xml:space="preserve">. </w:t>
      </w:r>
      <w:r w:rsidR="009E49D1">
        <w:rPr>
          <w:rFonts w:ascii="Times New Roman" w:hAnsi="Times New Roman" w:cs="Times New Roman" w:hint="eastAsia"/>
        </w:rPr>
        <w:t>T</w:t>
      </w:r>
      <w:r w:rsidR="009E49D1">
        <w:rPr>
          <w:rFonts w:ascii="Times New Roman" w:hAnsi="Times New Roman" w:cs="Times New Roman"/>
        </w:rPr>
        <w:t xml:space="preserve">he </w:t>
      </w:r>
      <w:r w:rsidR="0003253D">
        <w:rPr>
          <w:rFonts w:ascii="Times New Roman" w:hAnsi="Times New Roman" w:cs="Times New Roman"/>
        </w:rPr>
        <w:t xml:space="preserve">former </w:t>
      </w:r>
      <w:r w:rsidR="009E49D1">
        <w:rPr>
          <w:rFonts w:ascii="Times New Roman" w:hAnsi="Times New Roman" w:cs="Times New Roman"/>
        </w:rPr>
        <w:t xml:space="preserve">four algorithms are based on a centrality to pick up the top </w:t>
      </w:r>
      <w:r w:rsidR="009E49D1" w:rsidRPr="00D43EC3">
        <w:rPr>
          <w:rFonts w:ascii="Times New Roman" w:hAnsi="Times New Roman" w:cs="Times New Roman"/>
          <w:i/>
        </w:rPr>
        <w:t>n</w:t>
      </w:r>
      <w:r w:rsidR="009E49D1">
        <w:rPr>
          <w:rFonts w:ascii="Times New Roman" w:hAnsi="Times New Roman" w:cs="Times New Roman"/>
        </w:rPr>
        <w:t xml:space="preserve"> nodes to be seed nodes. The last </w:t>
      </w:r>
      <w:r w:rsidR="00856C85">
        <w:rPr>
          <w:rFonts w:ascii="Times New Roman" w:hAnsi="Times New Roman" w:cs="Times New Roman"/>
        </w:rPr>
        <w:t xml:space="preserve">algorithm </w:t>
      </w:r>
      <w:r w:rsidR="009E49D1">
        <w:rPr>
          <w:rFonts w:ascii="Times New Roman" w:hAnsi="Times New Roman" w:cs="Times New Roman"/>
        </w:rPr>
        <w:t xml:space="preserve"> is a random</w:t>
      </w:r>
      <w:r w:rsidR="00856C85">
        <w:rPr>
          <w:rFonts w:ascii="Times New Roman" w:hAnsi="Times New Roman" w:cs="Times New Roman"/>
        </w:rPr>
        <w:t xml:space="preserve">method </w:t>
      </w:r>
      <w:r w:rsidR="009E49D1">
        <w:rPr>
          <w:rFonts w:ascii="Times New Roman" w:hAnsi="Times New Roman" w:cs="Times New Roman"/>
        </w:rPr>
        <w:t>which select</w:t>
      </w:r>
      <w:r w:rsidR="00856C85">
        <w:rPr>
          <w:rFonts w:ascii="Times New Roman" w:hAnsi="Times New Roman" w:cs="Times New Roman"/>
        </w:rPr>
        <w:t>s</w:t>
      </w:r>
      <w:r w:rsidR="009E49D1">
        <w:rPr>
          <w:rFonts w:ascii="Times New Roman" w:hAnsi="Times New Roman" w:cs="Times New Roman"/>
        </w:rPr>
        <w:t xml:space="preserve"> </w:t>
      </w:r>
      <w:r w:rsidR="009E49D1" w:rsidRPr="00D43EC3">
        <w:rPr>
          <w:rFonts w:ascii="Times New Roman" w:hAnsi="Times New Roman" w:cs="Times New Roman"/>
          <w:i/>
        </w:rPr>
        <w:t>n</w:t>
      </w:r>
      <w:r w:rsidR="009E49D1">
        <w:rPr>
          <w:rFonts w:ascii="Times New Roman" w:hAnsi="Times New Roman" w:cs="Times New Roman"/>
        </w:rPr>
        <w:t xml:space="preserve"> seed nodes from all the nodes.</w:t>
      </w:r>
      <w:r w:rsidR="003C1FD2">
        <w:rPr>
          <w:rFonts w:ascii="Times New Roman" w:hAnsi="Times New Roman" w:cs="Times New Roman"/>
        </w:rPr>
        <w:t xml:space="preserve"> After setting the number and the algorithm, please click</w:t>
      </w:r>
      <w:r w:rsidR="003C1FD2" w:rsidRPr="00D43EC3">
        <w:rPr>
          <w:rFonts w:ascii="Times New Roman" w:hAnsi="Times New Roman" w:cs="Times New Roman"/>
          <w:b/>
        </w:rPr>
        <w:t xml:space="preserve"> Generate Seed Nodes</w:t>
      </w:r>
      <w:r w:rsidR="003C1FD2">
        <w:rPr>
          <w:rFonts w:ascii="Times New Roman" w:hAnsi="Times New Roman" w:cs="Times New Roman"/>
        </w:rPr>
        <w:t xml:space="preserve"> button to generate seed nodes. All seed nodes will </w:t>
      </w:r>
      <w:r w:rsidR="00856C85">
        <w:rPr>
          <w:rFonts w:ascii="Times New Roman" w:hAnsi="Times New Roman" w:cs="Times New Roman"/>
        </w:rPr>
        <w:t xml:space="preserve">change into </w:t>
      </w:r>
      <w:r w:rsidR="003C1FD2">
        <w:rPr>
          <w:rFonts w:ascii="Times New Roman" w:hAnsi="Times New Roman" w:cs="Times New Roman"/>
        </w:rPr>
        <w:t xml:space="preserve"> </w:t>
      </w:r>
      <w:r w:rsidR="00837E00">
        <w:rPr>
          <w:rFonts w:ascii="Times New Roman" w:hAnsi="Times New Roman" w:cs="Times New Roman"/>
        </w:rPr>
        <w:t xml:space="preserve">blue color on </w:t>
      </w:r>
      <w:r w:rsidR="00856C85">
        <w:rPr>
          <w:rFonts w:ascii="Times New Roman" w:hAnsi="Times New Roman" w:cs="Times New Roman"/>
        </w:rPr>
        <w:t xml:space="preserve">the </w:t>
      </w:r>
      <w:r w:rsidR="00856C85" w:rsidRPr="00D43EC3">
        <w:rPr>
          <w:rFonts w:ascii="Times New Roman" w:hAnsi="Times New Roman" w:cs="Times New Roman"/>
          <w:b/>
        </w:rPr>
        <w:t>Preview</w:t>
      </w:r>
      <w:r w:rsidR="00837E00">
        <w:rPr>
          <w:rFonts w:ascii="Times New Roman" w:hAnsi="Times New Roman" w:cs="Times New Roman"/>
        </w:rPr>
        <w:t xml:space="preserve"> window.</w:t>
      </w:r>
      <w:r w:rsidR="003C1FD2">
        <w:rPr>
          <w:rFonts w:ascii="Times New Roman" w:hAnsi="Times New Roman" w:cs="Times New Roman"/>
        </w:rPr>
        <w:t xml:space="preserve"> </w:t>
      </w:r>
    </w:p>
    <w:p w14:paraId="78553C15" w14:textId="77777777" w:rsidR="00DC20FA" w:rsidRDefault="00DC20FA">
      <w:pPr>
        <w:rPr>
          <w:rFonts w:ascii="Times New Roman" w:hAnsi="Times New Roman" w:cs="Times New Roman"/>
        </w:rPr>
      </w:pPr>
      <w:r w:rsidRPr="005F0426">
        <w:rPr>
          <w:rFonts w:ascii="Times New Roman" w:hAnsi="Times New Roman" w:cs="Times New Roman"/>
          <w:noProof/>
        </w:rPr>
        <w:drawing>
          <wp:inline distT="0" distB="0" distL="0" distR="0" wp14:anchorId="5AC5040B" wp14:editId="5338FABA">
            <wp:extent cx="2428875" cy="17049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8875" cy="1704975"/>
                    </a:xfrm>
                    <a:prstGeom prst="rect">
                      <a:avLst/>
                    </a:prstGeom>
                    <a:ln>
                      <a:solidFill>
                        <a:schemeClr val="tx1">
                          <a:lumMod val="50000"/>
                          <a:lumOff val="50000"/>
                        </a:schemeClr>
                      </a:solidFill>
                    </a:ln>
                  </pic:spPr>
                </pic:pic>
              </a:graphicData>
            </a:graphic>
          </wp:inline>
        </w:drawing>
      </w:r>
    </w:p>
    <w:p w14:paraId="007E589D" w14:textId="739FC940" w:rsidR="00DC20FA" w:rsidRPr="005F0426" w:rsidRDefault="00C4565B">
      <w:pPr>
        <w:rPr>
          <w:rFonts w:ascii="Times New Roman" w:hAnsi="Times New Roman" w:cs="Times New Roman"/>
        </w:rPr>
      </w:pPr>
      <w:r>
        <w:rPr>
          <w:rFonts w:ascii="Times New Roman" w:hAnsi="Times New Roman" w:cs="Times New Roman"/>
        </w:rPr>
        <w:t xml:space="preserve">(3) </w:t>
      </w:r>
      <w:r w:rsidR="00C36FE2">
        <w:rPr>
          <w:rFonts w:ascii="Times New Roman" w:hAnsi="Times New Roman" w:cs="Times New Roman"/>
        </w:rPr>
        <w:t xml:space="preserve">Choose the option to define the percentage for generating opinion leaders. </w:t>
      </w:r>
      <w:r w:rsidR="00087F93">
        <w:rPr>
          <w:rFonts w:ascii="Times New Roman" w:hAnsi="Times New Roman" w:cs="Times New Roman"/>
        </w:rPr>
        <w:t xml:space="preserve">If you check </w:t>
      </w:r>
      <w:r w:rsidR="00087F93" w:rsidRPr="00D43EC3">
        <w:rPr>
          <w:rFonts w:ascii="Times New Roman" w:hAnsi="Times New Roman" w:cs="Times New Roman"/>
          <w:b/>
        </w:rPr>
        <w:t>Each Community option</w:t>
      </w:r>
      <w:r w:rsidR="00087F93">
        <w:rPr>
          <w:rFonts w:ascii="Times New Roman" w:hAnsi="Times New Roman" w:cs="Times New Roman"/>
        </w:rPr>
        <w:t xml:space="preserve">, please make sure you have completed the community detection and </w:t>
      </w:r>
      <w:r w:rsidR="00856C85">
        <w:rPr>
          <w:rFonts w:ascii="Times New Roman" w:hAnsi="Times New Roman" w:cs="Times New Roman"/>
        </w:rPr>
        <w:t xml:space="preserve">that </w:t>
      </w:r>
      <w:r w:rsidR="00087F93">
        <w:rPr>
          <w:rFonts w:ascii="Times New Roman" w:hAnsi="Times New Roman" w:cs="Times New Roman"/>
        </w:rPr>
        <w:t>there are communit</w:t>
      </w:r>
      <w:r w:rsidR="00856C85">
        <w:rPr>
          <w:rFonts w:ascii="Times New Roman" w:hAnsi="Times New Roman" w:cs="Times New Roman"/>
        </w:rPr>
        <w:t>ies which</w:t>
      </w:r>
      <w:r w:rsidR="00087F93">
        <w:rPr>
          <w:rFonts w:ascii="Times New Roman" w:hAnsi="Times New Roman" w:cs="Times New Roman"/>
        </w:rPr>
        <w:t xml:space="preserve"> </w:t>
      </w:r>
      <w:r w:rsidR="00856C85">
        <w:rPr>
          <w:rFonts w:ascii="Times New Roman" w:hAnsi="Times New Roman" w:cs="Times New Roman"/>
        </w:rPr>
        <w:t xml:space="preserve">you are using </w:t>
      </w:r>
      <w:r w:rsidR="00087F93">
        <w:rPr>
          <w:rFonts w:ascii="Times New Roman" w:hAnsi="Times New Roman" w:cs="Times New Roman"/>
        </w:rPr>
        <w:t xml:space="preserve">in the network. After setting the proportion, click </w:t>
      </w:r>
      <w:r w:rsidR="00087F93" w:rsidRPr="00D43EC3">
        <w:rPr>
          <w:rFonts w:ascii="Times New Roman" w:hAnsi="Times New Roman" w:cs="Times New Roman"/>
          <w:b/>
        </w:rPr>
        <w:t>Generate Opinion Leaders</w:t>
      </w:r>
      <w:r w:rsidR="00087F93">
        <w:rPr>
          <w:rFonts w:ascii="Times New Roman" w:hAnsi="Times New Roman" w:cs="Times New Roman"/>
        </w:rPr>
        <w:t xml:space="preserve"> to select opinion leaders. All opinion leaders will</w:t>
      </w:r>
      <w:ins w:id="47" w:author="wuji liu" w:date="2018-11-04T11:00:00Z">
        <w:r w:rsidR="00130356">
          <w:rPr>
            <w:rFonts w:ascii="Times New Roman" w:hAnsi="Times New Roman" w:cs="Times New Roman"/>
          </w:rPr>
          <w:t xml:space="preserve"> </w:t>
        </w:r>
      </w:ins>
      <w:r w:rsidR="00856C85">
        <w:rPr>
          <w:rFonts w:ascii="Times New Roman" w:hAnsi="Times New Roman" w:cs="Times New Roman"/>
        </w:rPr>
        <w:t>change into</w:t>
      </w:r>
      <w:r w:rsidR="00087F93">
        <w:rPr>
          <w:rFonts w:ascii="Times New Roman" w:hAnsi="Times New Roman" w:cs="Times New Roman"/>
        </w:rPr>
        <w:t xml:space="preserve"> purple color.</w:t>
      </w:r>
    </w:p>
    <w:p w14:paraId="0A1A3A4F" w14:textId="77777777" w:rsidR="005554E6" w:rsidRDefault="00DC20FA">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4BF79E84" wp14:editId="75890BD6">
            <wp:extent cx="2324100" cy="16192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4100" cy="1619250"/>
                    </a:xfrm>
                    <a:prstGeom prst="rect">
                      <a:avLst/>
                    </a:prstGeom>
                    <a:ln>
                      <a:solidFill>
                        <a:schemeClr val="tx1">
                          <a:lumMod val="50000"/>
                          <a:lumOff val="50000"/>
                        </a:schemeClr>
                      </a:solidFill>
                    </a:ln>
                  </pic:spPr>
                </pic:pic>
              </a:graphicData>
            </a:graphic>
          </wp:inline>
        </w:drawing>
      </w:r>
    </w:p>
    <w:p w14:paraId="2B3B8FD1" w14:textId="77777777" w:rsidR="005554E6" w:rsidRDefault="000D380A">
      <w:pPr>
        <w:rPr>
          <w:rFonts w:ascii="Times New Roman" w:hAnsi="Times New Roman" w:cs="Times New Roman"/>
        </w:rPr>
      </w:pPr>
      <w:r>
        <w:rPr>
          <w:noProof/>
        </w:rPr>
        <w:drawing>
          <wp:inline distT="0" distB="0" distL="0" distR="0" wp14:anchorId="25980170" wp14:editId="537BE05B">
            <wp:extent cx="5943600" cy="3573145"/>
            <wp:effectExtent l="19050" t="19050" r="1905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2708FCDD" w14:textId="77777777" w:rsidR="009638B9" w:rsidRPr="00763C06" w:rsidRDefault="009638B9" w:rsidP="009638B9">
      <w:pPr>
        <w:rPr>
          <w:rFonts w:ascii="Times New Roman" w:hAnsi="Times New Roman" w:cs="Times New Roman"/>
        </w:rPr>
      </w:pPr>
      <w:r>
        <w:rPr>
          <w:rFonts w:ascii="Times New Roman" w:hAnsi="Times New Roman" w:cs="Times New Roman"/>
        </w:rPr>
        <w:t xml:space="preserve">(4) Choose a model </w:t>
      </w:r>
      <w:r w:rsidR="001179DD">
        <w:rPr>
          <w:rFonts w:ascii="Times New Roman" w:hAnsi="Times New Roman" w:cs="Times New Roman"/>
        </w:rPr>
        <w:t>(</w:t>
      </w:r>
      <w:r w:rsidR="001179DD" w:rsidRPr="001179DD">
        <w:rPr>
          <w:rFonts w:ascii="Times New Roman" w:hAnsi="Times New Roman" w:cs="Times New Roman"/>
          <w:b/>
        </w:rPr>
        <w:t>Linear Threshold Model</w:t>
      </w:r>
      <w:r w:rsidR="001E7A03">
        <w:rPr>
          <w:rFonts w:ascii="Times New Roman" w:hAnsi="Times New Roman" w:cs="Times New Roman"/>
          <w:b/>
        </w:rPr>
        <w:t xml:space="preserve"> </w:t>
      </w:r>
      <w:r w:rsidR="0092526C">
        <w:rPr>
          <w:rFonts w:ascii="Times New Roman" w:hAnsi="Times New Roman" w:cs="Times New Roman"/>
        </w:rPr>
        <w:t xml:space="preserve">or </w:t>
      </w:r>
      <w:r w:rsidR="0092526C" w:rsidRPr="0092526C">
        <w:rPr>
          <w:rFonts w:ascii="Times New Roman" w:hAnsi="Times New Roman" w:cs="Times New Roman"/>
          <w:b/>
        </w:rPr>
        <w:t>Independent Cascade Model</w:t>
      </w:r>
      <w:r w:rsidR="001179DD">
        <w:rPr>
          <w:rFonts w:ascii="Times New Roman" w:hAnsi="Times New Roman" w:cs="Times New Roman"/>
        </w:rPr>
        <w:t xml:space="preserve">) </w:t>
      </w:r>
      <w:r>
        <w:rPr>
          <w:rFonts w:ascii="Times New Roman" w:hAnsi="Times New Roman" w:cs="Times New Roman"/>
        </w:rPr>
        <w:t xml:space="preserve">and set the corresponding parameters for simulating the process of information diffusion. </w:t>
      </w:r>
      <w:r w:rsidRPr="00B37AA6">
        <w:rPr>
          <w:rFonts w:ascii="Times New Roman" w:hAnsi="Times New Roman" w:cs="Times New Roman"/>
        </w:rPr>
        <w:t>In linear threshold model, each inactive node has a uniform random threshold [0, 1] as the probability of being influenced. Each neighbor of that node can be given a weight to represent how influential it is. At each time step, the probability of successful activation depends on the total weight of its active neighbors. In independent cascade model, if one node sends a message, all nodes connected to it has equal probability to receive the message. That is to say, an independent cascade model is sender-centric while a linear threshold model is receiver-centric.</w:t>
      </w:r>
      <w:r w:rsidR="00065B53">
        <w:rPr>
          <w:rFonts w:ascii="Times New Roman" w:hAnsi="Times New Roman" w:cs="Times New Roman"/>
        </w:rPr>
        <w:t xml:space="preserve"> If you check </w:t>
      </w:r>
      <w:r w:rsidR="00065B53" w:rsidRPr="001179DD">
        <w:rPr>
          <w:rFonts w:ascii="Times New Roman" w:hAnsi="Times New Roman" w:cs="Times New Roman"/>
          <w:b/>
        </w:rPr>
        <w:t>Linear Threshold Model</w:t>
      </w:r>
      <w:r w:rsidR="00065B53">
        <w:rPr>
          <w:rFonts w:ascii="Times New Roman" w:hAnsi="Times New Roman" w:cs="Times New Roman"/>
        </w:rPr>
        <w:t xml:space="preserve">, please define </w:t>
      </w:r>
      <w:r w:rsidR="00065B53" w:rsidRPr="00065B53">
        <w:rPr>
          <w:rFonts w:ascii="Times New Roman" w:hAnsi="Times New Roman" w:cs="Times New Roman"/>
          <w:b/>
        </w:rPr>
        <w:t>Threshold</w:t>
      </w:r>
      <w:r w:rsidR="00065B53">
        <w:rPr>
          <w:rFonts w:ascii="Times New Roman" w:hAnsi="Times New Roman" w:cs="Times New Roman"/>
        </w:rPr>
        <w:t xml:space="preserve">. Otherwise, when you check </w:t>
      </w:r>
      <w:r w:rsidR="00065B53" w:rsidRPr="0092526C">
        <w:rPr>
          <w:rFonts w:ascii="Times New Roman" w:hAnsi="Times New Roman" w:cs="Times New Roman"/>
          <w:b/>
        </w:rPr>
        <w:t>Independent Cascade Model</w:t>
      </w:r>
      <w:r w:rsidR="00065B53">
        <w:rPr>
          <w:rFonts w:ascii="Times New Roman" w:hAnsi="Times New Roman" w:cs="Times New Roman"/>
        </w:rPr>
        <w:t xml:space="preserve">, please set </w:t>
      </w:r>
      <w:r w:rsidR="00065B53" w:rsidRPr="00065B53">
        <w:rPr>
          <w:rFonts w:ascii="Times New Roman" w:hAnsi="Times New Roman" w:cs="Times New Roman"/>
          <w:b/>
        </w:rPr>
        <w:t>Propagate Probability (Seed Node)</w:t>
      </w:r>
      <w:r w:rsidR="00065B53">
        <w:rPr>
          <w:rFonts w:ascii="Times New Roman" w:hAnsi="Times New Roman" w:cs="Times New Roman"/>
          <w:b/>
        </w:rPr>
        <w:t xml:space="preserve"> </w:t>
      </w:r>
      <w:r w:rsidR="00065B53" w:rsidRPr="00065B53">
        <w:rPr>
          <w:rFonts w:ascii="Times New Roman" w:hAnsi="Times New Roman" w:cs="Times New Roman"/>
        </w:rPr>
        <w:t>and</w:t>
      </w:r>
      <w:r w:rsidR="00065B53">
        <w:rPr>
          <w:rFonts w:ascii="Times New Roman" w:hAnsi="Times New Roman" w:cs="Times New Roman"/>
          <w:b/>
        </w:rPr>
        <w:t xml:space="preserve"> </w:t>
      </w:r>
      <w:r w:rsidR="00065B53" w:rsidRPr="00065B53">
        <w:rPr>
          <w:rFonts w:ascii="Times New Roman" w:hAnsi="Times New Roman" w:cs="Times New Roman"/>
          <w:b/>
        </w:rPr>
        <w:t>Propagate Probability (</w:t>
      </w:r>
      <w:r w:rsidR="00795479">
        <w:rPr>
          <w:rFonts w:ascii="Times New Roman" w:hAnsi="Times New Roman" w:cs="Times New Roman"/>
          <w:b/>
        </w:rPr>
        <w:t>Normal</w:t>
      </w:r>
      <w:r w:rsidR="00065B53" w:rsidRPr="00065B53">
        <w:rPr>
          <w:rFonts w:ascii="Times New Roman" w:hAnsi="Times New Roman" w:cs="Times New Roman"/>
          <w:b/>
        </w:rPr>
        <w:t xml:space="preserve"> Node)</w:t>
      </w:r>
      <w:r w:rsidR="00763C06">
        <w:rPr>
          <w:rFonts w:ascii="Times New Roman" w:hAnsi="Times New Roman" w:cs="Times New Roman"/>
        </w:rPr>
        <w:t>.</w:t>
      </w:r>
    </w:p>
    <w:p w14:paraId="1ED96166" w14:textId="77777777" w:rsidR="009638B9" w:rsidRPr="005F0426" w:rsidRDefault="009638B9">
      <w:pPr>
        <w:rPr>
          <w:rFonts w:ascii="Times New Roman" w:hAnsi="Times New Roman" w:cs="Times New Roman"/>
        </w:rPr>
      </w:pPr>
    </w:p>
    <w:p w14:paraId="147A3D3E" w14:textId="77777777" w:rsidR="009638B9" w:rsidRDefault="000D380A" w:rsidP="009638B9">
      <w:pPr>
        <w:rPr>
          <w:rFonts w:ascii="Times New Roman" w:hAnsi="Times New Roman" w:cs="Times New Roman"/>
        </w:rPr>
      </w:pPr>
      <w:r>
        <w:rPr>
          <w:noProof/>
        </w:rPr>
        <w:lastRenderedPageBreak/>
        <w:drawing>
          <wp:inline distT="0" distB="0" distL="0" distR="0" wp14:anchorId="525AE583" wp14:editId="0423C65C">
            <wp:extent cx="2295238" cy="2123810"/>
            <wp:effectExtent l="19050" t="19050" r="1016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5238" cy="2123810"/>
                    </a:xfrm>
                    <a:prstGeom prst="rect">
                      <a:avLst/>
                    </a:prstGeom>
                    <a:ln>
                      <a:solidFill>
                        <a:schemeClr val="tx1">
                          <a:lumMod val="50000"/>
                          <a:lumOff val="50000"/>
                        </a:schemeClr>
                      </a:solidFill>
                    </a:ln>
                  </pic:spPr>
                </pic:pic>
              </a:graphicData>
            </a:graphic>
          </wp:inline>
        </w:drawing>
      </w:r>
    </w:p>
    <w:p w14:paraId="308C31AD" w14:textId="77777777" w:rsidR="009638B9" w:rsidRDefault="009638B9" w:rsidP="009638B9">
      <w:pPr>
        <w:rPr>
          <w:rFonts w:ascii="Times New Roman" w:hAnsi="Times New Roman" w:cs="Times New Roman"/>
        </w:rPr>
      </w:pPr>
      <w:r>
        <w:rPr>
          <w:rFonts w:ascii="Times New Roman" w:hAnsi="Times New Roman" w:cs="Times New Roman"/>
        </w:rPr>
        <w:t xml:space="preserve">(5) After taking the above steps, click </w:t>
      </w:r>
      <w:r w:rsidR="009931D5" w:rsidRPr="009931D5">
        <w:rPr>
          <w:rFonts w:ascii="Times New Roman" w:hAnsi="Times New Roman" w:cs="Times New Roman"/>
          <w:b/>
        </w:rPr>
        <w:t>Information</w:t>
      </w:r>
      <w:r w:rsidR="009931D5">
        <w:rPr>
          <w:rFonts w:ascii="Times New Roman" w:hAnsi="Times New Roman" w:cs="Times New Roman"/>
        </w:rPr>
        <w:t xml:space="preserve"> </w:t>
      </w:r>
      <w:r w:rsidRPr="009931D5">
        <w:rPr>
          <w:rFonts w:ascii="Times New Roman" w:hAnsi="Times New Roman" w:cs="Times New Roman"/>
          <w:b/>
        </w:rPr>
        <w:t>Diffusion</w:t>
      </w:r>
      <w:r>
        <w:rPr>
          <w:rFonts w:ascii="Times New Roman" w:hAnsi="Times New Roman" w:cs="Times New Roman"/>
        </w:rPr>
        <w:t xml:space="preserve"> button to start the simulation. You will see the dynamic process on the right part of the window. </w:t>
      </w:r>
      <w:r w:rsidR="00BF3954">
        <w:rPr>
          <w:rFonts w:ascii="Times New Roman" w:hAnsi="Times New Roman" w:cs="Times New Roman" w:hint="eastAsia"/>
        </w:rPr>
        <w:t>When</w:t>
      </w:r>
      <w:r w:rsidR="00BF3954">
        <w:rPr>
          <w:rFonts w:ascii="Times New Roman" w:hAnsi="Times New Roman" w:cs="Times New Roman"/>
        </w:rPr>
        <w:t xml:space="preserve"> the process is finished, all inactive nodes will be shown and filled in green color.</w:t>
      </w:r>
    </w:p>
    <w:p w14:paraId="0D5A9A3F" w14:textId="77777777" w:rsidR="00BF3954" w:rsidRPr="005F0426" w:rsidRDefault="006309AA" w:rsidP="009638B9">
      <w:pPr>
        <w:rPr>
          <w:rFonts w:ascii="Times New Roman" w:hAnsi="Times New Roman" w:cs="Times New Roman"/>
        </w:rPr>
      </w:pPr>
      <w:r>
        <w:rPr>
          <w:noProof/>
        </w:rPr>
        <w:drawing>
          <wp:inline distT="0" distB="0" distL="0" distR="0" wp14:anchorId="6B7D5CE2" wp14:editId="43614369">
            <wp:extent cx="5943600" cy="3573145"/>
            <wp:effectExtent l="19050" t="19050" r="1905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67DC1D4B" w14:textId="77777777" w:rsidR="008B69BE" w:rsidRPr="005F0426" w:rsidRDefault="008B69BE">
      <w:pPr>
        <w:rPr>
          <w:rFonts w:ascii="Times New Roman" w:hAnsi="Times New Roman" w:cs="Times New Roman"/>
        </w:rPr>
      </w:pPr>
      <w:r w:rsidRPr="005F0426">
        <w:rPr>
          <w:rFonts w:ascii="Times New Roman" w:hAnsi="Times New Roman" w:cs="Times New Roman"/>
        </w:rPr>
        <w:br w:type="page"/>
      </w:r>
    </w:p>
    <w:p w14:paraId="025CA380" w14:textId="77777777" w:rsidR="004F758D" w:rsidRPr="00C8019F" w:rsidRDefault="001D4A06" w:rsidP="004F758D">
      <w:pPr>
        <w:rPr>
          <w:rFonts w:ascii="Times New Roman" w:hAnsi="Times New Roman" w:cs="Times New Roman"/>
          <w:b/>
        </w:rPr>
      </w:pPr>
      <w:r w:rsidRPr="00C8019F">
        <w:rPr>
          <w:rFonts w:ascii="Times New Roman" w:hAnsi="Times New Roman" w:cs="Times New Roman"/>
          <w:b/>
        </w:rPr>
        <w:lastRenderedPageBreak/>
        <w:t>7</w:t>
      </w:r>
      <w:r w:rsidR="004F758D" w:rsidRPr="00C8019F">
        <w:rPr>
          <w:rFonts w:ascii="Times New Roman" w:hAnsi="Times New Roman" w:cs="Times New Roman"/>
          <w:b/>
        </w:rPr>
        <w:t xml:space="preserve"> INFORMAITON DIFFUSION SIMULATION (CITY LEVEL)</w:t>
      </w:r>
    </w:p>
    <w:p w14:paraId="36F907D1" w14:textId="77777777" w:rsidR="00945FB1" w:rsidRPr="005F0426" w:rsidRDefault="004F758D">
      <w:pPr>
        <w:rPr>
          <w:rFonts w:ascii="Times New Roman" w:hAnsi="Times New Roman" w:cs="Times New Roman"/>
        </w:rPr>
      </w:pPr>
      <w:r w:rsidRPr="005F0426">
        <w:rPr>
          <w:rFonts w:ascii="Times New Roman" w:hAnsi="Times New Roman" w:cs="Times New Roman"/>
        </w:rPr>
        <w:t xml:space="preserve">To simulate </w:t>
      </w:r>
      <w:r w:rsidR="00A15D96" w:rsidRPr="005F0426">
        <w:rPr>
          <w:rFonts w:ascii="Times New Roman" w:hAnsi="Times New Roman" w:cs="Times New Roman"/>
        </w:rPr>
        <w:t xml:space="preserve">information diffusion </w:t>
      </w:r>
      <w:r w:rsidR="009C2C95">
        <w:rPr>
          <w:rFonts w:ascii="Times New Roman" w:hAnsi="Times New Roman" w:cs="Times New Roman"/>
        </w:rPr>
        <w:t>on</w:t>
      </w:r>
      <w:r w:rsidR="00A15D96" w:rsidRPr="005F0426">
        <w:rPr>
          <w:rFonts w:ascii="Times New Roman" w:hAnsi="Times New Roman" w:cs="Times New Roman"/>
        </w:rPr>
        <w:t xml:space="preserve"> </w:t>
      </w:r>
      <w:r w:rsidR="009C2C95">
        <w:rPr>
          <w:rFonts w:ascii="Times New Roman" w:hAnsi="Times New Roman" w:cs="Times New Roman"/>
        </w:rPr>
        <w:t xml:space="preserve">a </w:t>
      </w:r>
      <w:r w:rsidR="00A15D96" w:rsidRPr="005F0426">
        <w:rPr>
          <w:rFonts w:ascii="Times New Roman" w:hAnsi="Times New Roman" w:cs="Times New Roman"/>
        </w:rPr>
        <w:t xml:space="preserve">city network over time, </w:t>
      </w:r>
      <w:r w:rsidR="00032B11" w:rsidRPr="005F0426">
        <w:rPr>
          <w:rFonts w:ascii="Times New Roman" w:hAnsi="Times New Roman" w:cs="Times New Roman"/>
        </w:rPr>
        <w:t>please switch to the main window.</w:t>
      </w:r>
    </w:p>
    <w:p w14:paraId="30DAF747" w14:textId="5BE157C4" w:rsidR="00720E4D" w:rsidRPr="00081601" w:rsidRDefault="00720E4D">
      <w:pPr>
        <w:rPr>
          <w:ins w:id="48" w:author="wuji liu" w:date="2018-09-21T21:20:00Z"/>
          <w:rFonts w:ascii="Times New Roman" w:hAnsi="Times New Roman" w:cs="Times New Roman"/>
          <w:rPrChange w:id="49" w:author="wuji liu" w:date="2018-09-21T21:24:00Z">
            <w:rPr>
              <w:ins w:id="50" w:author="wuji liu" w:date="2018-09-21T21:20:00Z"/>
              <w:rFonts w:ascii="Times New Roman" w:hAnsi="Times New Roman" w:cs="Times New Roman"/>
              <w:b/>
            </w:rPr>
          </w:rPrChange>
        </w:rPr>
      </w:pPr>
      <w:ins w:id="51" w:author="wuji liu" w:date="2018-09-21T21:13:00Z">
        <w:r>
          <w:rPr>
            <w:rFonts w:ascii="Times New Roman" w:hAnsi="Times New Roman" w:cs="Times New Roman"/>
          </w:rPr>
          <w:t xml:space="preserve">(1) </w:t>
        </w:r>
      </w:ins>
      <w:ins w:id="52" w:author="wuji liu" w:date="2018-09-21T21:19:00Z">
        <w:r>
          <w:rPr>
            <w:rFonts w:ascii="Times New Roman" w:hAnsi="Times New Roman" w:cs="Times New Roman"/>
          </w:rPr>
          <w:t xml:space="preserve">Choose </w:t>
        </w:r>
        <w:r w:rsidRPr="00720E4D">
          <w:rPr>
            <w:rFonts w:ascii="Times New Roman" w:hAnsi="Times New Roman" w:cs="Times New Roman"/>
            <w:b/>
            <w:rPrChange w:id="53" w:author="wuji liu" w:date="2018-09-21T21:19:00Z">
              <w:rPr>
                <w:rFonts w:ascii="Times New Roman" w:hAnsi="Times New Roman" w:cs="Times New Roman"/>
              </w:rPr>
            </w:rPrChange>
          </w:rPr>
          <w:t>DataPreProcess</w:t>
        </w:r>
        <w:r w:rsidRPr="00DA2534">
          <w:rPr>
            <w:rFonts w:ascii="Times New Roman" w:hAnsi="Times New Roman" w:cs="Times New Roman" w:hint="eastAsia"/>
            <w:b/>
          </w:rPr>
          <w:t>→</w:t>
        </w:r>
        <w:r>
          <w:rPr>
            <w:rFonts w:ascii="Times New Roman" w:hAnsi="Times New Roman" w:cs="Times New Roman" w:hint="eastAsia"/>
            <w:b/>
          </w:rPr>
          <w:t>Generate CityNetwork File</w:t>
        </w:r>
        <w:r>
          <w:rPr>
            <w:rFonts w:ascii="Times New Roman" w:hAnsi="Times New Roman" w:cs="Times New Roman"/>
            <w:b/>
          </w:rPr>
          <w:t xml:space="preserve"> </w:t>
        </w:r>
        <w:r w:rsidRPr="00081601">
          <w:rPr>
            <w:rFonts w:ascii="Times New Roman" w:hAnsi="Times New Roman" w:cs="Times New Roman"/>
            <w:rPrChange w:id="54" w:author="wuji liu" w:date="2018-09-21T21:24:00Z">
              <w:rPr>
                <w:rFonts w:ascii="Times New Roman" w:hAnsi="Times New Roman" w:cs="Times New Roman"/>
                <w:b/>
              </w:rPr>
            </w:rPrChange>
          </w:rPr>
          <w:t>to generate city</w:t>
        </w:r>
      </w:ins>
      <w:ins w:id="55" w:author="wuji liu" w:date="2018-09-21T21:20:00Z">
        <w:r w:rsidRPr="00081601">
          <w:rPr>
            <w:rFonts w:ascii="Times New Roman" w:hAnsi="Times New Roman" w:cs="Times New Roman"/>
            <w:rPrChange w:id="56" w:author="wuji liu" w:date="2018-09-21T21:24:00Z">
              <w:rPr>
                <w:rFonts w:ascii="Times New Roman" w:hAnsi="Times New Roman" w:cs="Times New Roman"/>
                <w:b/>
              </w:rPr>
            </w:rPrChange>
          </w:rPr>
          <w:t>network.txt</w:t>
        </w:r>
      </w:ins>
      <w:ins w:id="57" w:author="wuji liu" w:date="2018-09-21T21:25:00Z">
        <w:r w:rsidR="00081601">
          <w:rPr>
            <w:rFonts w:ascii="Times New Roman" w:hAnsi="Times New Roman" w:cs="Times New Roman"/>
          </w:rPr>
          <w:br/>
          <w:t xml:space="preserve">      Please choose a valid city location file which contains XY city coordinates.</w:t>
        </w:r>
      </w:ins>
    </w:p>
    <w:p w14:paraId="6A0BD6C0" w14:textId="10113BE3" w:rsidR="00081601" w:rsidRDefault="00081601">
      <w:pPr>
        <w:rPr>
          <w:ins w:id="58" w:author="wuji liu" w:date="2018-09-21T21:13:00Z"/>
          <w:rFonts w:ascii="Times New Roman" w:hAnsi="Times New Roman" w:cs="Times New Roman"/>
        </w:rPr>
      </w:pPr>
      <w:ins w:id="59" w:author="wuji liu" w:date="2018-09-21T21:20:00Z">
        <w:r>
          <w:rPr>
            <w:rFonts w:ascii="Times New Roman" w:hAnsi="Times New Roman" w:cs="Times New Roman"/>
            <w:noProof/>
          </w:rPr>
          <w:drawing>
            <wp:inline distT="0" distB="0" distL="0" distR="0" wp14:anchorId="003335EE" wp14:editId="45DAFD3F">
              <wp:extent cx="5248275" cy="9048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44">
                        <a:extLst>
                          <a:ext uri="{28A0092B-C50C-407E-A947-70E740481C1C}">
                            <a14:useLocalDpi xmlns:a14="http://schemas.microsoft.com/office/drawing/2010/main" val="0"/>
                          </a:ext>
                        </a:extLst>
                      </a:blip>
                      <a:stretch>
                        <a:fillRect/>
                      </a:stretch>
                    </pic:blipFill>
                    <pic:spPr>
                      <a:xfrm>
                        <a:off x="0" y="0"/>
                        <a:ext cx="5248275" cy="904875"/>
                      </a:xfrm>
                      <a:prstGeom prst="rect">
                        <a:avLst/>
                      </a:prstGeom>
                    </pic:spPr>
                  </pic:pic>
                </a:graphicData>
              </a:graphic>
            </wp:inline>
          </w:drawing>
        </w:r>
      </w:ins>
    </w:p>
    <w:p w14:paraId="5ECDEFE3" w14:textId="225C9706" w:rsidR="00081601" w:rsidRPr="00081601" w:rsidRDefault="00081601">
      <w:pPr>
        <w:rPr>
          <w:ins w:id="60" w:author="wuji liu" w:date="2018-09-21T21:20:00Z"/>
          <w:rFonts w:ascii="Times New Roman" w:hAnsi="Times New Roman" w:cs="Times New Roman"/>
        </w:rPr>
      </w:pPr>
      <w:ins w:id="61" w:author="wuji liu" w:date="2018-09-21T21:20:00Z">
        <w:r>
          <w:rPr>
            <w:rFonts w:ascii="Times New Roman" w:hAnsi="Times New Roman" w:cs="Times New Roman"/>
          </w:rPr>
          <w:t xml:space="preserve">(2) </w:t>
        </w:r>
      </w:ins>
      <w:ins w:id="62" w:author="wuji liu" w:date="2018-09-21T21:21:00Z">
        <w:r>
          <w:rPr>
            <w:rFonts w:ascii="Times New Roman" w:hAnsi="Times New Roman" w:cs="Times New Roman"/>
          </w:rPr>
          <w:t xml:space="preserve">Choose </w:t>
        </w:r>
        <w:r w:rsidRPr="00FE0ECA">
          <w:rPr>
            <w:rFonts w:ascii="Times New Roman" w:hAnsi="Times New Roman" w:cs="Times New Roman"/>
            <w:b/>
          </w:rPr>
          <w:t>DataPreProcess</w:t>
        </w:r>
        <w:r w:rsidRPr="00DA2534">
          <w:rPr>
            <w:rFonts w:ascii="Times New Roman" w:hAnsi="Times New Roman" w:cs="Times New Roman" w:hint="eastAsia"/>
            <w:b/>
          </w:rPr>
          <w:t>→</w:t>
        </w:r>
        <w:r>
          <w:rPr>
            <w:rFonts w:ascii="Times New Roman" w:hAnsi="Times New Roman" w:cs="Times New Roman" w:hint="eastAsia"/>
            <w:b/>
          </w:rPr>
          <w:t xml:space="preserve">Generate </w:t>
        </w:r>
        <w:r>
          <w:rPr>
            <w:rFonts w:ascii="Times New Roman" w:hAnsi="Times New Roman" w:cs="Times New Roman"/>
            <w:b/>
          </w:rPr>
          <w:t>Weight Matrix</w:t>
        </w:r>
        <w:r>
          <w:rPr>
            <w:rFonts w:ascii="Times New Roman" w:hAnsi="Times New Roman" w:cs="Times New Roman" w:hint="eastAsia"/>
            <w:b/>
          </w:rPr>
          <w:t xml:space="preserve"> File</w:t>
        </w:r>
        <w:r>
          <w:rPr>
            <w:rFonts w:ascii="Times New Roman" w:hAnsi="Times New Roman" w:cs="Times New Roman"/>
            <w:b/>
          </w:rPr>
          <w:t xml:space="preserve"> </w:t>
        </w:r>
        <w:r w:rsidRPr="00081601">
          <w:rPr>
            <w:rFonts w:ascii="Times New Roman" w:hAnsi="Times New Roman" w:cs="Times New Roman"/>
            <w:rPrChange w:id="63" w:author="wuji liu" w:date="2018-09-21T21:24:00Z">
              <w:rPr>
                <w:rFonts w:ascii="Times New Roman" w:hAnsi="Times New Roman" w:cs="Times New Roman"/>
                <w:b/>
              </w:rPr>
            </w:rPrChange>
          </w:rPr>
          <w:t>to generate Weight Matrix File</w:t>
        </w:r>
      </w:ins>
    </w:p>
    <w:p w14:paraId="0AADBE1D" w14:textId="04D0A261" w:rsidR="00032B11" w:rsidRPr="005F0426" w:rsidRDefault="0031525C">
      <w:pPr>
        <w:rPr>
          <w:rFonts w:ascii="Times New Roman" w:hAnsi="Times New Roman" w:cs="Times New Roman"/>
        </w:rPr>
      </w:pPr>
      <w:r w:rsidRPr="005F0426">
        <w:rPr>
          <w:rFonts w:ascii="Times New Roman" w:hAnsi="Times New Roman" w:cs="Times New Roman"/>
        </w:rPr>
        <w:t>(</w:t>
      </w:r>
      <w:del w:id="64" w:author="wuji liu" w:date="2018-09-21T21:22:00Z">
        <w:r w:rsidRPr="005F0426" w:rsidDel="00081601">
          <w:rPr>
            <w:rFonts w:ascii="Times New Roman" w:hAnsi="Times New Roman" w:cs="Times New Roman"/>
          </w:rPr>
          <w:delText>1</w:delText>
        </w:r>
      </w:del>
      <w:ins w:id="65" w:author="wuji liu" w:date="2018-09-21T21:22:00Z">
        <w:r w:rsidR="00081601">
          <w:rPr>
            <w:rFonts w:ascii="Times New Roman" w:hAnsi="Times New Roman" w:cs="Times New Roman"/>
          </w:rPr>
          <w:t>3</w:t>
        </w:r>
      </w:ins>
      <w:r w:rsidRPr="005F0426">
        <w:rPr>
          <w:rFonts w:ascii="Times New Roman" w:hAnsi="Times New Roman" w:cs="Times New Roman"/>
        </w:rPr>
        <w:t xml:space="preserve">) </w:t>
      </w:r>
      <w:r w:rsidR="00032B11" w:rsidRPr="005F0426">
        <w:rPr>
          <w:rFonts w:ascii="Times New Roman" w:hAnsi="Times New Roman" w:cs="Times New Roman"/>
        </w:rPr>
        <w:t xml:space="preserve">Choose </w:t>
      </w:r>
      <w:r w:rsidR="00032B11" w:rsidRPr="005F0426">
        <w:rPr>
          <w:rFonts w:ascii="Times New Roman" w:hAnsi="Times New Roman" w:cs="Times New Roman"/>
          <w:b/>
        </w:rPr>
        <w:t>Simulator</w:t>
      </w:r>
      <w:r w:rsidR="00DA2534" w:rsidRPr="00DA2534">
        <w:rPr>
          <w:rFonts w:ascii="Times New Roman" w:hAnsi="Times New Roman" w:cs="Times New Roman" w:hint="eastAsia"/>
          <w:b/>
        </w:rPr>
        <w:t>→</w:t>
      </w:r>
      <w:r w:rsidR="00032B11" w:rsidRPr="005F0426">
        <w:rPr>
          <w:rFonts w:ascii="Times New Roman" w:hAnsi="Times New Roman" w:cs="Times New Roman"/>
          <w:b/>
        </w:rPr>
        <w:t>City Level</w:t>
      </w:r>
      <w:r w:rsidR="009A4DB0" w:rsidRPr="005F0426">
        <w:rPr>
          <w:rFonts w:ascii="Times New Roman" w:hAnsi="Times New Roman" w:cs="Times New Roman"/>
        </w:rPr>
        <w:t xml:space="preserve"> to open the following window</w:t>
      </w:r>
      <w:r w:rsidRPr="005F0426">
        <w:rPr>
          <w:rFonts w:ascii="Times New Roman" w:hAnsi="Times New Roman" w:cs="Times New Roman"/>
        </w:rPr>
        <w:t>.</w:t>
      </w:r>
      <w:ins w:id="66" w:author="wuji liu" w:date="2018-09-21T21:20:00Z">
        <w:r w:rsidR="00081601">
          <w:rPr>
            <w:rFonts w:ascii="Times New Roman" w:hAnsi="Times New Roman" w:cs="Times New Roman"/>
          </w:rPr>
          <w:t>7</w:t>
        </w:r>
        <w:r w:rsidR="00081601">
          <w:rPr>
            <w:rFonts w:ascii="Times New Roman" w:hAnsi="Times New Roman" w:cs="Times New Roman"/>
          </w:rPr>
          <w:br/>
        </w:r>
      </w:ins>
    </w:p>
    <w:p w14:paraId="46631934" w14:textId="77777777" w:rsidR="00E1454C" w:rsidRPr="005F0426" w:rsidRDefault="00B646E0">
      <w:pPr>
        <w:rPr>
          <w:rFonts w:ascii="Times New Roman" w:hAnsi="Times New Roman" w:cs="Times New Roman"/>
        </w:rPr>
      </w:pPr>
      <w:r w:rsidRPr="005F0426">
        <w:rPr>
          <w:rFonts w:ascii="Times New Roman" w:hAnsi="Times New Roman" w:cs="Times New Roman"/>
          <w:noProof/>
        </w:rPr>
        <w:drawing>
          <wp:inline distT="0" distB="0" distL="0" distR="0" wp14:anchorId="0563EFFC" wp14:editId="65FA4C0B">
            <wp:extent cx="4085303" cy="2796861"/>
            <wp:effectExtent l="19050" t="19050" r="1079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1757" cy="2801280"/>
                    </a:xfrm>
                    <a:prstGeom prst="rect">
                      <a:avLst/>
                    </a:prstGeom>
                    <a:ln>
                      <a:solidFill>
                        <a:schemeClr val="tx1">
                          <a:lumMod val="50000"/>
                          <a:lumOff val="50000"/>
                        </a:schemeClr>
                      </a:solidFill>
                    </a:ln>
                  </pic:spPr>
                </pic:pic>
              </a:graphicData>
            </a:graphic>
          </wp:inline>
        </w:drawing>
      </w:r>
    </w:p>
    <w:p w14:paraId="62CAC258" w14:textId="6B7B401D" w:rsidR="00C20D81" w:rsidRPr="005F0426" w:rsidRDefault="00914DF2" w:rsidP="008E648A">
      <w:pPr>
        <w:rPr>
          <w:rFonts w:ascii="Times New Roman" w:hAnsi="Times New Roman" w:cs="Times New Roman"/>
        </w:rPr>
      </w:pPr>
      <w:r w:rsidRPr="005F0426">
        <w:rPr>
          <w:rFonts w:ascii="Times New Roman" w:hAnsi="Times New Roman" w:cs="Times New Roman"/>
        </w:rPr>
        <w:t>(</w:t>
      </w:r>
      <w:del w:id="67" w:author="wuji liu" w:date="2018-09-21T21:26:00Z">
        <w:r w:rsidRPr="005F0426" w:rsidDel="00081601">
          <w:rPr>
            <w:rFonts w:ascii="Times New Roman" w:hAnsi="Times New Roman" w:cs="Times New Roman"/>
          </w:rPr>
          <w:delText>2</w:delText>
        </w:r>
      </w:del>
      <w:ins w:id="68" w:author="wuji liu" w:date="2018-09-21T21:26:00Z">
        <w:r w:rsidR="00081601">
          <w:rPr>
            <w:rFonts w:ascii="Times New Roman" w:hAnsi="Times New Roman" w:cs="Times New Roman"/>
          </w:rPr>
          <w:t>4</w:t>
        </w:r>
      </w:ins>
      <w:r w:rsidRPr="005F0426">
        <w:rPr>
          <w:rFonts w:ascii="Times New Roman" w:hAnsi="Times New Roman" w:cs="Times New Roman"/>
        </w:rPr>
        <w:t xml:space="preserve">) Click </w:t>
      </w:r>
      <w:r w:rsidRPr="005F0426">
        <w:rPr>
          <w:rFonts w:ascii="Times New Roman" w:hAnsi="Times New Roman" w:cs="Times New Roman"/>
          <w:b/>
        </w:rPr>
        <w:t>Select</w:t>
      </w:r>
      <w:r w:rsidR="002F27CA" w:rsidRPr="005F0426">
        <w:rPr>
          <w:rFonts w:ascii="Times New Roman" w:hAnsi="Times New Roman" w:cs="Times New Roman"/>
        </w:rPr>
        <w:t xml:space="preserve"> button on the left panel to select</w:t>
      </w:r>
      <w:r w:rsidR="00331712" w:rsidRPr="005F0426">
        <w:rPr>
          <w:rFonts w:ascii="Times New Roman" w:hAnsi="Times New Roman" w:cs="Times New Roman"/>
        </w:rPr>
        <w:t xml:space="preserve"> a base map. Click </w:t>
      </w:r>
      <w:r w:rsidR="00331712" w:rsidRPr="005F0426">
        <w:rPr>
          <w:rFonts w:ascii="Times New Roman" w:hAnsi="Times New Roman" w:cs="Times New Roman"/>
          <w:b/>
        </w:rPr>
        <w:t>Load Network File</w:t>
      </w:r>
      <w:r w:rsidR="00331712" w:rsidRPr="005F0426">
        <w:rPr>
          <w:rFonts w:ascii="Times New Roman" w:hAnsi="Times New Roman" w:cs="Times New Roman"/>
        </w:rPr>
        <w:t xml:space="preserve"> button load city network. Click </w:t>
      </w:r>
      <w:r w:rsidR="00331712" w:rsidRPr="005F0426">
        <w:rPr>
          <w:rFonts w:ascii="Times New Roman" w:hAnsi="Times New Roman" w:cs="Times New Roman"/>
          <w:b/>
        </w:rPr>
        <w:t>Load Weight File</w:t>
      </w:r>
      <w:r w:rsidR="00331712" w:rsidRPr="005F0426">
        <w:rPr>
          <w:rFonts w:ascii="Times New Roman" w:hAnsi="Times New Roman" w:cs="Times New Roman"/>
        </w:rPr>
        <w:t xml:space="preserve"> to apply a weight matrix to the loaded city network.</w:t>
      </w:r>
      <w:r w:rsidR="008E648A" w:rsidRPr="005F0426">
        <w:rPr>
          <w:rFonts w:ascii="Times New Roman" w:hAnsi="Times New Roman" w:cs="Times New Roman"/>
        </w:rPr>
        <w:t xml:space="preserve"> </w:t>
      </w:r>
    </w:p>
    <w:p w14:paraId="178E9DBC" w14:textId="77777777" w:rsidR="00C20D81" w:rsidRPr="005F0426" w:rsidRDefault="00C20D81">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4E44365C" wp14:editId="29E644A2">
            <wp:extent cx="5307218" cy="3190568"/>
            <wp:effectExtent l="19050" t="19050" r="2730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0434" cy="3192501"/>
                    </a:xfrm>
                    <a:prstGeom prst="rect">
                      <a:avLst/>
                    </a:prstGeom>
                    <a:ln>
                      <a:solidFill>
                        <a:schemeClr val="tx1">
                          <a:lumMod val="50000"/>
                          <a:lumOff val="50000"/>
                        </a:schemeClr>
                      </a:solidFill>
                    </a:ln>
                  </pic:spPr>
                </pic:pic>
              </a:graphicData>
            </a:graphic>
          </wp:inline>
        </w:drawing>
      </w:r>
    </w:p>
    <w:p w14:paraId="55460120" w14:textId="764B56F5" w:rsidR="00AD06FA" w:rsidRPr="005F0426" w:rsidRDefault="00C375B4">
      <w:pPr>
        <w:rPr>
          <w:rFonts w:ascii="Times New Roman" w:hAnsi="Times New Roman" w:cs="Times New Roman"/>
        </w:rPr>
      </w:pPr>
      <w:r w:rsidRPr="005F0426">
        <w:rPr>
          <w:rFonts w:ascii="Times New Roman" w:hAnsi="Times New Roman" w:cs="Times New Roman"/>
        </w:rPr>
        <w:t>(</w:t>
      </w:r>
      <w:del w:id="69" w:author="wuji liu" w:date="2018-09-21T21:26:00Z">
        <w:r w:rsidRPr="005F0426" w:rsidDel="00081601">
          <w:rPr>
            <w:rFonts w:ascii="Times New Roman" w:hAnsi="Times New Roman" w:cs="Times New Roman"/>
          </w:rPr>
          <w:delText>3</w:delText>
        </w:r>
      </w:del>
      <w:ins w:id="70" w:author="wuji liu" w:date="2018-09-21T21:26:00Z">
        <w:r w:rsidR="00081601">
          <w:rPr>
            <w:rFonts w:ascii="Times New Roman" w:hAnsi="Times New Roman" w:cs="Times New Roman"/>
          </w:rPr>
          <w:t>5</w:t>
        </w:r>
      </w:ins>
      <w:r w:rsidRPr="005F0426">
        <w:rPr>
          <w:rFonts w:ascii="Times New Roman" w:hAnsi="Times New Roman" w:cs="Times New Roman"/>
        </w:rPr>
        <w:t xml:space="preserve">) </w:t>
      </w:r>
      <w:r w:rsidR="009B51B7" w:rsidRPr="005F0426">
        <w:rPr>
          <w:rFonts w:ascii="Times New Roman" w:hAnsi="Times New Roman" w:cs="Times New Roman"/>
        </w:rPr>
        <w:t xml:space="preserve">Input one or more source cities at the source city textbox. You can also choose a source city through double clicking a node on the map. </w:t>
      </w:r>
    </w:p>
    <w:p w14:paraId="79A5FB91" w14:textId="77777777" w:rsidR="00AD06FA" w:rsidRPr="005F0426" w:rsidRDefault="00AD06FA">
      <w:pPr>
        <w:rPr>
          <w:rFonts w:ascii="Times New Roman" w:hAnsi="Times New Roman" w:cs="Times New Roman"/>
        </w:rPr>
      </w:pPr>
      <w:r w:rsidRPr="005F0426">
        <w:rPr>
          <w:rFonts w:ascii="Times New Roman" w:hAnsi="Times New Roman" w:cs="Times New Roman"/>
          <w:noProof/>
        </w:rPr>
        <w:drawing>
          <wp:inline distT="0" distB="0" distL="0" distR="0" wp14:anchorId="01E3D332" wp14:editId="1C29DE90">
            <wp:extent cx="5943600" cy="3573145"/>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3145"/>
                    </a:xfrm>
                    <a:prstGeom prst="rect">
                      <a:avLst/>
                    </a:prstGeom>
                    <a:ln w="12700">
                      <a:solidFill>
                        <a:schemeClr val="tx1">
                          <a:lumMod val="50000"/>
                          <a:lumOff val="50000"/>
                        </a:schemeClr>
                      </a:solidFill>
                    </a:ln>
                    <a:effectLst/>
                  </pic:spPr>
                </pic:pic>
              </a:graphicData>
            </a:graphic>
          </wp:inline>
        </w:drawing>
      </w:r>
    </w:p>
    <w:p w14:paraId="6FB0ECCC" w14:textId="29C0BCB0" w:rsidR="00AD06FA" w:rsidRPr="005F0426" w:rsidRDefault="00DC14F4">
      <w:pPr>
        <w:rPr>
          <w:rFonts w:ascii="Times New Roman" w:hAnsi="Times New Roman" w:cs="Times New Roman"/>
        </w:rPr>
      </w:pPr>
      <w:r w:rsidRPr="005F0426">
        <w:rPr>
          <w:rFonts w:ascii="Times New Roman" w:hAnsi="Times New Roman" w:cs="Times New Roman"/>
        </w:rPr>
        <w:t>(</w:t>
      </w:r>
      <w:del w:id="71" w:author="wuji liu" w:date="2018-09-21T21:26:00Z">
        <w:r w:rsidRPr="005F0426" w:rsidDel="00081601">
          <w:rPr>
            <w:rFonts w:ascii="Times New Roman" w:hAnsi="Times New Roman" w:cs="Times New Roman"/>
          </w:rPr>
          <w:delText>4</w:delText>
        </w:r>
      </w:del>
      <w:ins w:id="72" w:author="wuji liu" w:date="2018-09-21T21:26:00Z">
        <w:r w:rsidR="00081601">
          <w:rPr>
            <w:rFonts w:ascii="Times New Roman" w:hAnsi="Times New Roman" w:cs="Times New Roman"/>
          </w:rPr>
          <w:t>6</w:t>
        </w:r>
      </w:ins>
      <w:r w:rsidRPr="005F0426">
        <w:rPr>
          <w:rFonts w:ascii="Times New Roman" w:hAnsi="Times New Roman" w:cs="Times New Roman"/>
        </w:rPr>
        <w:t xml:space="preserve">) Set the way to terminate a simulation. Check </w:t>
      </w:r>
      <w:r w:rsidRPr="005F0426">
        <w:rPr>
          <w:rFonts w:ascii="Times New Roman" w:hAnsi="Times New Roman" w:cs="Times New Roman"/>
          <w:b/>
        </w:rPr>
        <w:t>The number of steps</w:t>
      </w:r>
      <w:r w:rsidRPr="005F0426">
        <w:rPr>
          <w:rFonts w:ascii="Times New Roman" w:hAnsi="Times New Roman" w:cs="Times New Roman"/>
        </w:rPr>
        <w:t xml:space="preserve"> and input a</w:t>
      </w:r>
      <w:r w:rsidR="00E6509A" w:rsidRPr="005F0426">
        <w:rPr>
          <w:rFonts w:ascii="Times New Roman" w:hAnsi="Times New Roman" w:cs="Times New Roman"/>
        </w:rPr>
        <w:t xml:space="preserve"> positive</w:t>
      </w:r>
      <w:r w:rsidRPr="005F0426">
        <w:rPr>
          <w:rFonts w:ascii="Times New Roman" w:hAnsi="Times New Roman" w:cs="Times New Roman"/>
        </w:rPr>
        <w:t xml:space="preserve"> integer, or check </w:t>
      </w:r>
      <w:r w:rsidRPr="005F0426">
        <w:rPr>
          <w:rFonts w:ascii="Times New Roman" w:hAnsi="Times New Roman" w:cs="Times New Roman"/>
          <w:b/>
        </w:rPr>
        <w:t>Percentage of coverage</w:t>
      </w:r>
      <w:r w:rsidRPr="005F0426">
        <w:rPr>
          <w:rFonts w:ascii="Times New Roman" w:hAnsi="Times New Roman" w:cs="Times New Roman"/>
        </w:rPr>
        <w:t xml:space="preserve"> and input </w:t>
      </w:r>
      <w:r w:rsidR="00E6509A" w:rsidRPr="005F0426">
        <w:rPr>
          <w:rFonts w:ascii="Times New Roman" w:hAnsi="Times New Roman" w:cs="Times New Roman"/>
        </w:rPr>
        <w:t>an integer between 0 and 100</w:t>
      </w:r>
      <w:r w:rsidR="00562EC9" w:rsidRPr="005F0426">
        <w:rPr>
          <w:rFonts w:ascii="Times New Roman" w:hAnsi="Times New Roman" w:cs="Times New Roman"/>
        </w:rPr>
        <w:t>.</w:t>
      </w:r>
    </w:p>
    <w:p w14:paraId="71794983" w14:textId="4B5A301F" w:rsidR="00643483" w:rsidRDefault="00643483">
      <w:pPr>
        <w:rPr>
          <w:rFonts w:ascii="Times New Roman" w:hAnsi="Times New Roman" w:cs="Times New Roman"/>
        </w:rPr>
      </w:pPr>
      <w:r w:rsidRPr="005F0426">
        <w:rPr>
          <w:rFonts w:ascii="Times New Roman" w:hAnsi="Times New Roman" w:cs="Times New Roman"/>
        </w:rPr>
        <w:lastRenderedPageBreak/>
        <w:t>(</w:t>
      </w:r>
      <w:del w:id="73" w:author="wuji liu" w:date="2018-09-21T21:26:00Z">
        <w:r w:rsidRPr="005F0426" w:rsidDel="00081601">
          <w:rPr>
            <w:rFonts w:ascii="Times New Roman" w:hAnsi="Times New Roman" w:cs="Times New Roman"/>
          </w:rPr>
          <w:delText>5</w:delText>
        </w:r>
      </w:del>
      <w:ins w:id="74" w:author="wuji liu" w:date="2018-09-21T21:26:00Z">
        <w:r w:rsidR="00081601">
          <w:rPr>
            <w:rFonts w:ascii="Times New Roman" w:hAnsi="Times New Roman" w:cs="Times New Roman"/>
          </w:rPr>
          <w:t>7</w:t>
        </w:r>
      </w:ins>
      <w:r w:rsidRPr="005F0426">
        <w:rPr>
          <w:rFonts w:ascii="Times New Roman" w:hAnsi="Times New Roman" w:cs="Times New Roman"/>
        </w:rPr>
        <w:t>) Set the event urgency. If</w:t>
      </w:r>
      <w:ins w:id="75" w:author="wuji liu" w:date="2018-09-21T21:26:00Z">
        <w:r w:rsidR="00081601">
          <w:rPr>
            <w:rFonts w:ascii="Times New Roman" w:hAnsi="Times New Roman" w:cs="Times New Roman"/>
          </w:rPr>
          <w:t xml:space="preserve"> </w:t>
        </w:r>
      </w:ins>
      <w:r w:rsidRPr="005F0426">
        <w:rPr>
          <w:rFonts w:ascii="Times New Roman" w:hAnsi="Times New Roman" w:cs="Times New Roman"/>
        </w:rPr>
        <w:t>you check</w:t>
      </w:r>
      <w:r w:rsidR="00646EBF">
        <w:rPr>
          <w:rFonts w:ascii="Times New Roman" w:hAnsi="Times New Roman" w:cs="Times New Roman"/>
        </w:rPr>
        <w:t>ed</w:t>
      </w:r>
      <w:r w:rsidRPr="005F0426">
        <w:rPr>
          <w:rFonts w:ascii="Times New Roman" w:hAnsi="Times New Roman" w:cs="Times New Roman"/>
        </w:rPr>
        <w:t xml:space="preserve"> </w:t>
      </w:r>
      <w:r w:rsidR="00CC0177" w:rsidRPr="005F0426">
        <w:rPr>
          <w:rFonts w:ascii="Times New Roman" w:hAnsi="Times New Roman" w:cs="Times New Roman"/>
          <w:b/>
        </w:rPr>
        <w:t>T</w:t>
      </w:r>
      <w:r w:rsidRPr="005F0426">
        <w:rPr>
          <w:rFonts w:ascii="Times New Roman" w:hAnsi="Times New Roman" w:cs="Times New Roman"/>
          <w:b/>
        </w:rPr>
        <w:t>he number of steps</w:t>
      </w:r>
      <w:r w:rsidR="00646EBF" w:rsidRPr="00646EBF">
        <w:rPr>
          <w:rFonts w:ascii="Times New Roman" w:hAnsi="Times New Roman" w:cs="Times New Roman"/>
          <w:b/>
        </w:rPr>
        <w:t xml:space="preserve"> in the step (4)</w:t>
      </w:r>
      <w:r w:rsidRPr="005F0426">
        <w:rPr>
          <w:rFonts w:ascii="Times New Roman" w:hAnsi="Times New Roman" w:cs="Times New Roman"/>
        </w:rPr>
        <w:t xml:space="preserve">, here you can set each event urgency for </w:t>
      </w:r>
      <w:r w:rsidR="00E46050" w:rsidRPr="005F0426">
        <w:rPr>
          <w:rFonts w:ascii="Times New Roman" w:hAnsi="Times New Roman" w:cs="Times New Roman"/>
        </w:rPr>
        <w:t xml:space="preserve">the responding step. You can click </w:t>
      </w:r>
      <w:r w:rsidR="00E46050" w:rsidRPr="005F0426">
        <w:rPr>
          <w:rFonts w:ascii="Times New Roman" w:hAnsi="Times New Roman" w:cs="Times New Roman"/>
          <w:b/>
        </w:rPr>
        <w:t>Variable temporal weights</w:t>
      </w:r>
      <w:r w:rsidR="00E46050" w:rsidRPr="005F0426">
        <w:rPr>
          <w:rFonts w:ascii="Times New Roman" w:hAnsi="Times New Roman" w:cs="Times New Roman"/>
        </w:rPr>
        <w:t xml:space="preserve"> to set each event urgency manually. If you want to set a</w:t>
      </w:r>
      <w:r w:rsidR="00646EBF">
        <w:rPr>
          <w:rFonts w:ascii="Times New Roman" w:hAnsi="Times New Roman" w:cs="Times New Roman"/>
        </w:rPr>
        <w:t>n</w:t>
      </w:r>
      <w:r w:rsidR="00E46050" w:rsidRPr="005F0426">
        <w:rPr>
          <w:rFonts w:ascii="Times New Roman" w:hAnsi="Times New Roman" w:cs="Times New Roman"/>
        </w:rPr>
        <w:t xml:space="preserve"> </w:t>
      </w:r>
      <w:r w:rsidR="00646EBF">
        <w:rPr>
          <w:rFonts w:ascii="Times New Roman" w:hAnsi="Times New Roman" w:cs="Times New Roman"/>
        </w:rPr>
        <w:t>equal</w:t>
      </w:r>
      <w:r w:rsidR="00646EBF" w:rsidRPr="005F0426">
        <w:rPr>
          <w:rFonts w:ascii="Times New Roman" w:hAnsi="Times New Roman" w:cs="Times New Roman"/>
        </w:rPr>
        <w:t xml:space="preserve"> </w:t>
      </w:r>
      <w:r w:rsidR="00E46050" w:rsidRPr="005F0426">
        <w:rPr>
          <w:rFonts w:ascii="Times New Roman" w:hAnsi="Times New Roman" w:cs="Times New Roman"/>
        </w:rPr>
        <w:t xml:space="preserve">event urgency for all the steps, </w:t>
      </w:r>
      <w:del w:id="76" w:author="wuji liu" w:date="2018-09-21T21:27:00Z">
        <w:r w:rsidR="00E46050" w:rsidRPr="005F0426" w:rsidDel="009B4BB8">
          <w:rPr>
            <w:rFonts w:ascii="Times New Roman" w:hAnsi="Times New Roman" w:cs="Times New Roman"/>
          </w:rPr>
          <w:delText>please  input</w:delText>
        </w:r>
      </w:del>
      <w:ins w:id="77" w:author="wuji liu" w:date="2018-09-21T21:27:00Z">
        <w:r w:rsidR="009B4BB8" w:rsidRPr="005F0426">
          <w:rPr>
            <w:rFonts w:ascii="Times New Roman" w:hAnsi="Times New Roman" w:cs="Times New Roman"/>
          </w:rPr>
          <w:t>please input</w:t>
        </w:r>
      </w:ins>
      <w:r w:rsidR="00E46050" w:rsidRPr="005F0426">
        <w:rPr>
          <w:rFonts w:ascii="Times New Roman" w:hAnsi="Times New Roman" w:cs="Times New Roman"/>
        </w:rPr>
        <w:t xml:space="preserve"> the weight in the textbox after </w:t>
      </w:r>
      <w:r w:rsidR="00646EBF" w:rsidRPr="00D43EC3">
        <w:rPr>
          <w:rFonts w:ascii="Times New Roman" w:hAnsi="Times New Roman" w:cs="Times New Roman"/>
          <w:b/>
        </w:rPr>
        <w:t>Fixed temporal</w:t>
      </w:r>
      <w:r w:rsidR="00E46050" w:rsidRPr="005F0426">
        <w:rPr>
          <w:rFonts w:ascii="Times New Roman" w:hAnsi="Times New Roman" w:cs="Times New Roman"/>
        </w:rPr>
        <w:t xml:space="preserve"> button. Then click </w:t>
      </w:r>
      <w:r w:rsidR="00E46050" w:rsidRPr="00D43EC3">
        <w:rPr>
          <w:rFonts w:ascii="Times New Roman" w:hAnsi="Times New Roman" w:cs="Times New Roman"/>
          <w:b/>
        </w:rPr>
        <w:t>Setting</w:t>
      </w:r>
      <w:r w:rsidR="00E46050" w:rsidRPr="005F0426">
        <w:rPr>
          <w:rFonts w:ascii="Times New Roman" w:hAnsi="Times New Roman" w:cs="Times New Roman"/>
        </w:rPr>
        <w:t xml:space="preserve"> to set the weight</w:t>
      </w:r>
      <w:r w:rsidR="00646EBF">
        <w:rPr>
          <w:rFonts w:ascii="Times New Roman" w:hAnsi="Times New Roman" w:cs="Times New Roman"/>
        </w:rPr>
        <w:t>s</w:t>
      </w:r>
      <w:r w:rsidR="00E46050" w:rsidRPr="005F0426">
        <w:rPr>
          <w:rFonts w:ascii="Times New Roman" w:hAnsi="Times New Roman" w:cs="Times New Roman"/>
        </w:rPr>
        <w:t xml:space="preserve">. </w:t>
      </w:r>
      <w:r w:rsidR="00D86893" w:rsidRPr="005F0426">
        <w:rPr>
          <w:rFonts w:ascii="Times New Roman" w:hAnsi="Times New Roman" w:cs="Times New Roman"/>
        </w:rPr>
        <w:t>Of course,</w:t>
      </w:r>
      <w:r w:rsidR="00E46050" w:rsidRPr="005F0426">
        <w:rPr>
          <w:rFonts w:ascii="Times New Roman" w:hAnsi="Times New Roman" w:cs="Times New Roman"/>
        </w:rPr>
        <w:t xml:space="preserve"> you can still change any of these weights to let some steps have different event urgencies. </w:t>
      </w:r>
      <w:r w:rsidR="00CC0177" w:rsidRPr="005F0426">
        <w:rPr>
          <w:rFonts w:ascii="Times New Roman" w:hAnsi="Times New Roman" w:cs="Times New Roman"/>
        </w:rPr>
        <w:t xml:space="preserve">If you check </w:t>
      </w:r>
      <w:r w:rsidR="00CC0177" w:rsidRPr="00D43EC3">
        <w:rPr>
          <w:rFonts w:ascii="Times New Roman" w:hAnsi="Times New Roman" w:cs="Times New Roman"/>
          <w:b/>
        </w:rPr>
        <w:t>Percentage of coverage</w:t>
      </w:r>
      <w:r w:rsidR="00CC0177" w:rsidRPr="005F0426">
        <w:rPr>
          <w:rFonts w:ascii="Times New Roman" w:hAnsi="Times New Roman" w:cs="Times New Roman"/>
        </w:rPr>
        <w:t xml:space="preserve"> in the step (4), now you just can set an event urgency for the entire simulation. If you want to clear what you have set, please click </w:t>
      </w:r>
      <w:r w:rsidR="00CC0177" w:rsidRPr="005F0426">
        <w:rPr>
          <w:rFonts w:ascii="Times New Roman" w:hAnsi="Times New Roman" w:cs="Times New Roman"/>
          <w:b/>
        </w:rPr>
        <w:t>Clear</w:t>
      </w:r>
      <w:r w:rsidR="00CC0177" w:rsidRPr="005F0426">
        <w:rPr>
          <w:rFonts w:ascii="Times New Roman" w:hAnsi="Times New Roman" w:cs="Times New Roman"/>
        </w:rPr>
        <w:t>.</w:t>
      </w:r>
    </w:p>
    <w:p w14:paraId="36C8E535" w14:textId="49735AA0" w:rsidR="00646EBF" w:rsidRPr="005F0426" w:rsidRDefault="00646EBF">
      <w:pPr>
        <w:rPr>
          <w:rFonts w:ascii="Times New Roman" w:hAnsi="Times New Roman" w:cs="Times New Roman"/>
        </w:rPr>
      </w:pPr>
      <w:r>
        <w:rPr>
          <w:noProof/>
        </w:rPr>
        <w:drawing>
          <wp:anchor distT="0" distB="0" distL="114300" distR="114300" simplePos="0" relativeHeight="251665408" behindDoc="0" locked="0" layoutInCell="1" allowOverlap="1" wp14:anchorId="696889DC" wp14:editId="6A7D9FAD">
            <wp:simplePos x="0" y="0"/>
            <wp:positionH relativeFrom="column">
              <wp:posOffset>0</wp:posOffset>
            </wp:positionH>
            <wp:positionV relativeFrom="paragraph">
              <wp:posOffset>279400</wp:posOffset>
            </wp:positionV>
            <wp:extent cx="2438611" cy="2499577"/>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8611" cy="2499577"/>
                    </a:xfrm>
                    <a:prstGeom prst="rect">
                      <a:avLst/>
                    </a:prstGeom>
                  </pic:spPr>
                </pic:pic>
              </a:graphicData>
            </a:graphic>
          </wp:anchor>
        </w:drawing>
      </w:r>
    </w:p>
    <w:p w14:paraId="55062D16" w14:textId="41DDC73E" w:rsidR="00AD06FA" w:rsidRPr="005F0426" w:rsidRDefault="00AD06FA">
      <w:pPr>
        <w:rPr>
          <w:rFonts w:ascii="Times New Roman" w:hAnsi="Times New Roman" w:cs="Times New Roman"/>
        </w:rPr>
      </w:pPr>
    </w:p>
    <w:p w14:paraId="68FC80A1" w14:textId="74041D64" w:rsidR="00AD06FA" w:rsidRPr="005F0426" w:rsidRDefault="00AC6E29">
      <w:pPr>
        <w:rPr>
          <w:rFonts w:ascii="Times New Roman" w:hAnsi="Times New Roman" w:cs="Times New Roman"/>
        </w:rPr>
      </w:pPr>
      <w:r w:rsidRPr="005F0426">
        <w:rPr>
          <w:rFonts w:ascii="Times New Roman" w:hAnsi="Times New Roman" w:cs="Times New Roman"/>
        </w:rPr>
        <w:t>(</w:t>
      </w:r>
      <w:del w:id="78" w:author="wuji liu" w:date="2018-09-21T21:26:00Z">
        <w:r w:rsidRPr="005F0426" w:rsidDel="00081601">
          <w:rPr>
            <w:rFonts w:ascii="Times New Roman" w:hAnsi="Times New Roman" w:cs="Times New Roman"/>
          </w:rPr>
          <w:delText>6</w:delText>
        </w:r>
      </w:del>
      <w:ins w:id="79" w:author="wuji liu" w:date="2018-09-21T21:26:00Z">
        <w:r w:rsidR="00081601">
          <w:rPr>
            <w:rFonts w:ascii="Times New Roman" w:hAnsi="Times New Roman" w:cs="Times New Roman"/>
          </w:rPr>
          <w:t>8</w:t>
        </w:r>
      </w:ins>
      <w:r w:rsidRPr="005F0426">
        <w:rPr>
          <w:rFonts w:ascii="Times New Roman" w:hAnsi="Times New Roman" w:cs="Times New Roman"/>
        </w:rPr>
        <w:t xml:space="preserve">) Set the spatial weight. You can choose </w:t>
      </w:r>
      <w:r w:rsidRPr="005F0426">
        <w:rPr>
          <w:rFonts w:ascii="Times New Roman" w:hAnsi="Times New Roman" w:cs="Times New Roman"/>
          <w:b/>
        </w:rPr>
        <w:t>Fixed</w:t>
      </w:r>
      <w:r w:rsidRPr="005F0426">
        <w:rPr>
          <w:rFonts w:ascii="Times New Roman" w:hAnsi="Times New Roman" w:cs="Times New Roman"/>
        </w:rPr>
        <w:t xml:space="preserve"> to set a fixed weight to all the cities no matter the distance among them. If you hope that the distance affects the information diffusion, please check </w:t>
      </w:r>
      <w:r w:rsidRPr="00D43EC3">
        <w:rPr>
          <w:rFonts w:ascii="Times New Roman" w:hAnsi="Times New Roman" w:cs="Times New Roman"/>
          <w:b/>
        </w:rPr>
        <w:t>Decaying</w:t>
      </w:r>
      <w:r w:rsidRPr="005F0426">
        <w:rPr>
          <w:rFonts w:ascii="Times New Roman" w:hAnsi="Times New Roman" w:cs="Times New Roman"/>
        </w:rPr>
        <w:t xml:space="preserve">, and set Decayed radius (miles) and Decayed ratio (%) respectively. </w:t>
      </w:r>
    </w:p>
    <w:p w14:paraId="39DF7FF3" w14:textId="77777777" w:rsidR="00AD06FA" w:rsidRPr="005F0426" w:rsidRDefault="000524D6">
      <w:pPr>
        <w:rPr>
          <w:rFonts w:ascii="Times New Roman" w:hAnsi="Times New Roman" w:cs="Times New Roman"/>
        </w:rPr>
      </w:pPr>
      <w:r>
        <w:rPr>
          <w:noProof/>
        </w:rPr>
        <w:drawing>
          <wp:inline distT="0" distB="0" distL="0" distR="0" wp14:anchorId="5B69CF1E" wp14:editId="053B9B2D">
            <wp:extent cx="2419048" cy="1504762"/>
            <wp:effectExtent l="19050" t="19050" r="1968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9048" cy="1504762"/>
                    </a:xfrm>
                    <a:prstGeom prst="rect">
                      <a:avLst/>
                    </a:prstGeom>
                    <a:ln w="12700">
                      <a:solidFill>
                        <a:schemeClr val="tx1"/>
                      </a:solidFill>
                    </a:ln>
                  </pic:spPr>
                </pic:pic>
              </a:graphicData>
            </a:graphic>
          </wp:inline>
        </w:drawing>
      </w:r>
    </w:p>
    <w:p w14:paraId="4E3C507D" w14:textId="53EABF82" w:rsidR="00AD06FA" w:rsidRDefault="00AF2FE6">
      <w:pPr>
        <w:rPr>
          <w:rFonts w:ascii="Times New Roman" w:hAnsi="Times New Roman" w:cs="Times New Roman"/>
        </w:rPr>
      </w:pPr>
      <w:r w:rsidRPr="005F0426">
        <w:rPr>
          <w:rFonts w:ascii="Times New Roman" w:hAnsi="Times New Roman" w:cs="Times New Roman"/>
        </w:rPr>
        <w:t>(</w:t>
      </w:r>
      <w:del w:id="80" w:author="wuji liu" w:date="2018-09-21T21:26:00Z">
        <w:r w:rsidRPr="005F0426" w:rsidDel="00081601">
          <w:rPr>
            <w:rFonts w:ascii="Times New Roman" w:hAnsi="Times New Roman" w:cs="Times New Roman"/>
          </w:rPr>
          <w:delText>7</w:delText>
        </w:r>
      </w:del>
      <w:ins w:id="81" w:author="wuji liu" w:date="2018-09-21T21:26:00Z">
        <w:r w:rsidR="00081601">
          <w:rPr>
            <w:rFonts w:ascii="Times New Roman" w:hAnsi="Times New Roman" w:cs="Times New Roman"/>
          </w:rPr>
          <w:t>9</w:t>
        </w:r>
      </w:ins>
      <w:r w:rsidRPr="005F0426">
        <w:rPr>
          <w:rFonts w:ascii="Times New Roman" w:hAnsi="Times New Roman" w:cs="Times New Roman"/>
        </w:rPr>
        <w:t xml:space="preserve">) After taking the aforementioned steps, click </w:t>
      </w:r>
      <w:r w:rsidRPr="005F0426">
        <w:rPr>
          <w:rFonts w:ascii="Times New Roman" w:hAnsi="Times New Roman" w:cs="Times New Roman"/>
          <w:b/>
        </w:rPr>
        <w:t>Diffusion</w:t>
      </w:r>
      <w:r w:rsidRPr="005F0426">
        <w:rPr>
          <w:rFonts w:ascii="Times New Roman" w:hAnsi="Times New Roman" w:cs="Times New Roman"/>
        </w:rPr>
        <w:t xml:space="preserve"> button</w:t>
      </w:r>
      <w:r w:rsidR="008F305F" w:rsidRPr="005F0426">
        <w:rPr>
          <w:rFonts w:ascii="Times New Roman" w:hAnsi="Times New Roman" w:cs="Times New Roman"/>
        </w:rPr>
        <w:t xml:space="preserve"> to start the simulation. </w:t>
      </w:r>
      <w:r w:rsidR="002D2068" w:rsidRPr="005F0426">
        <w:rPr>
          <w:rFonts w:ascii="Times New Roman" w:hAnsi="Times New Roman" w:cs="Times New Roman"/>
        </w:rPr>
        <w:t xml:space="preserve">On the diffusion window, you will see the process of message propagation among cities step by step. </w:t>
      </w:r>
      <w:r w:rsidR="00381FAA" w:rsidRPr="005F0426">
        <w:rPr>
          <w:rFonts w:ascii="Times New Roman" w:hAnsi="Times New Roman" w:cs="Times New Roman"/>
        </w:rPr>
        <w:t xml:space="preserve">The red nodes denote the cities that have received the message. The red line means current diffusion and the blue lines </w:t>
      </w:r>
      <w:r w:rsidR="00FF3E0B" w:rsidRPr="005F0426">
        <w:rPr>
          <w:rFonts w:ascii="Times New Roman" w:hAnsi="Times New Roman" w:cs="Times New Roman"/>
        </w:rPr>
        <w:t>are past diffusion edges</w:t>
      </w:r>
      <w:r w:rsidR="00381FAA" w:rsidRPr="005F0426">
        <w:rPr>
          <w:rFonts w:ascii="Times New Roman" w:hAnsi="Times New Roman" w:cs="Times New Roman"/>
        </w:rPr>
        <w:t xml:space="preserve">. </w:t>
      </w:r>
      <w:r w:rsidR="008F305F" w:rsidRPr="005F0426">
        <w:rPr>
          <w:rFonts w:ascii="Times New Roman" w:hAnsi="Times New Roman" w:cs="Times New Roman"/>
        </w:rPr>
        <w:t>Upon the diffusion is finished, the following windows will popup. One is the number of active nodes at each step, and the other is the accumulative percentage of coverage at every step.</w:t>
      </w:r>
      <w:r w:rsidR="002D2068" w:rsidRPr="005F0426">
        <w:rPr>
          <w:rFonts w:ascii="Times New Roman" w:hAnsi="Times New Roman" w:cs="Times New Roman"/>
        </w:rPr>
        <w:t xml:space="preserve"> </w:t>
      </w:r>
      <w:r w:rsidR="008B69BE" w:rsidRPr="005F0426">
        <w:rPr>
          <w:rFonts w:ascii="Times New Roman" w:hAnsi="Times New Roman" w:cs="Times New Roman"/>
        </w:rPr>
        <w:t xml:space="preserve">If there are green nodes on the </w:t>
      </w:r>
      <w:del w:id="82" w:author="wuji liu" w:date="2018-09-21T21:26:00Z">
        <w:r w:rsidR="008B69BE" w:rsidRPr="005F0426" w:rsidDel="00081601">
          <w:rPr>
            <w:rFonts w:ascii="Times New Roman" w:hAnsi="Times New Roman" w:cs="Times New Roman"/>
          </w:rPr>
          <w:delText>map, that</w:delText>
        </w:r>
      </w:del>
      <w:ins w:id="83" w:author="wuji liu" w:date="2018-09-21T21:26:00Z">
        <w:r w:rsidR="00081601" w:rsidRPr="005F0426">
          <w:rPr>
            <w:rFonts w:ascii="Times New Roman" w:hAnsi="Times New Roman" w:cs="Times New Roman"/>
          </w:rPr>
          <w:t>map, which</w:t>
        </w:r>
      </w:ins>
      <w:r w:rsidR="008B69BE" w:rsidRPr="005F0426">
        <w:rPr>
          <w:rFonts w:ascii="Times New Roman" w:hAnsi="Times New Roman" w:cs="Times New Roman"/>
        </w:rPr>
        <w:t xml:space="preserve"> means these nodes were inactive.</w:t>
      </w:r>
    </w:p>
    <w:p w14:paraId="2F28F5CF" w14:textId="3FD4E092" w:rsidR="00646EBF" w:rsidRPr="002B0990" w:rsidRDefault="00646EBF">
      <w:pPr>
        <w:rPr>
          <w:rFonts w:ascii="Times New Roman" w:hAnsi="Times New Roman" w:cs="Times New Roman"/>
        </w:rPr>
      </w:pPr>
      <w:r>
        <w:rPr>
          <w:noProof/>
        </w:rPr>
        <w:lastRenderedPageBreak/>
        <w:drawing>
          <wp:inline distT="0" distB="0" distL="0" distR="0" wp14:anchorId="64B8170E" wp14:editId="0007DF93">
            <wp:extent cx="5943600" cy="29584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7AE8A2A0" w14:textId="77777777" w:rsidR="00AD06FA" w:rsidRDefault="00AD06FA">
      <w:pPr>
        <w:rPr>
          <w:rFonts w:ascii="Times New Roman" w:hAnsi="Times New Roman" w:cs="Times New Roman"/>
        </w:rPr>
      </w:pPr>
      <w:r w:rsidRPr="005F0426">
        <w:rPr>
          <w:rFonts w:ascii="Times New Roman" w:hAnsi="Times New Roman" w:cs="Times New Roman"/>
          <w:noProof/>
        </w:rPr>
        <w:drawing>
          <wp:inline distT="0" distB="0" distL="0" distR="0" wp14:anchorId="5ABCC8B1" wp14:editId="176C02BF">
            <wp:extent cx="2900461" cy="2507226"/>
            <wp:effectExtent l="19050" t="19050" r="1460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13929" cy="2518868"/>
                    </a:xfrm>
                    <a:prstGeom prst="rect">
                      <a:avLst/>
                    </a:prstGeom>
                    <a:ln>
                      <a:solidFill>
                        <a:schemeClr val="tx1">
                          <a:lumMod val="50000"/>
                          <a:lumOff val="50000"/>
                        </a:schemeClr>
                      </a:solidFill>
                    </a:ln>
                    <a:effectLst/>
                  </pic:spPr>
                </pic:pic>
              </a:graphicData>
            </a:graphic>
          </wp:inline>
        </w:drawing>
      </w:r>
      <w:r w:rsidR="00A15D96" w:rsidRPr="005F0426">
        <w:rPr>
          <w:rFonts w:ascii="Times New Roman" w:hAnsi="Times New Roman" w:cs="Times New Roman"/>
        </w:rPr>
        <w:t xml:space="preserve">  </w:t>
      </w:r>
      <w:r w:rsidRPr="005F0426">
        <w:rPr>
          <w:rFonts w:ascii="Times New Roman" w:hAnsi="Times New Roman" w:cs="Times New Roman"/>
          <w:noProof/>
        </w:rPr>
        <w:drawing>
          <wp:inline distT="0" distB="0" distL="0" distR="0" wp14:anchorId="25B22810" wp14:editId="3EB7BD03">
            <wp:extent cx="2900516" cy="2507272"/>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442" cy="2533141"/>
                    </a:xfrm>
                    <a:prstGeom prst="rect">
                      <a:avLst/>
                    </a:prstGeom>
                    <a:ln>
                      <a:solidFill>
                        <a:schemeClr val="tx1">
                          <a:lumMod val="50000"/>
                          <a:lumOff val="50000"/>
                        </a:schemeClr>
                      </a:solidFill>
                    </a:ln>
                    <a:effectLst/>
                  </pic:spPr>
                </pic:pic>
              </a:graphicData>
            </a:graphic>
          </wp:inline>
        </w:drawing>
      </w:r>
    </w:p>
    <w:p w14:paraId="49B3BE73" w14:textId="77777777" w:rsidR="00F46E4D" w:rsidRDefault="00F46E4D">
      <w:pPr>
        <w:rPr>
          <w:rFonts w:ascii="Times New Roman" w:hAnsi="Times New Roman" w:cs="Times New Roman"/>
        </w:rPr>
      </w:pPr>
      <w:r>
        <w:rPr>
          <w:rFonts w:ascii="Times New Roman" w:hAnsi="Times New Roman" w:cs="Times New Roman"/>
        </w:rPr>
        <w:br w:type="page"/>
      </w:r>
    </w:p>
    <w:p w14:paraId="0F9E1207" w14:textId="77777777" w:rsidR="002B0990" w:rsidRDefault="002B0990">
      <w:pPr>
        <w:rPr>
          <w:rFonts w:ascii="Times New Roman" w:hAnsi="Times New Roman" w:cs="Times New Roman"/>
        </w:rPr>
      </w:pPr>
    </w:p>
    <w:p w14:paraId="3E265EA0" w14:textId="77777777" w:rsidR="000A2922" w:rsidRPr="0048609E" w:rsidRDefault="00BE65C3" w:rsidP="00CD56F7">
      <w:pPr>
        <w:rPr>
          <w:rFonts w:ascii="Times New Roman" w:hAnsi="Times New Roman" w:cs="Times New Roman"/>
          <w:b/>
        </w:rPr>
      </w:pPr>
      <w:r w:rsidRPr="0048609E">
        <w:rPr>
          <w:rFonts w:ascii="Times New Roman" w:hAnsi="Times New Roman" w:cs="Times New Roman"/>
          <w:b/>
        </w:rPr>
        <w:t>8</w:t>
      </w:r>
      <w:r w:rsidR="000A2922" w:rsidRPr="0048609E">
        <w:rPr>
          <w:rFonts w:ascii="Times New Roman" w:hAnsi="Times New Roman" w:cs="Times New Roman"/>
          <w:b/>
        </w:rPr>
        <w:t xml:space="preserve"> DATA PROCESSING</w:t>
      </w:r>
    </w:p>
    <w:p w14:paraId="6108EFEC" w14:textId="77777777" w:rsidR="000A2922" w:rsidRDefault="00BE65C3" w:rsidP="00CD56F7">
      <w:pPr>
        <w:rPr>
          <w:rFonts w:ascii="Times New Roman" w:hAnsi="Times New Roman" w:cs="Times New Roman"/>
        </w:rPr>
      </w:pPr>
      <w:r>
        <w:rPr>
          <w:rFonts w:ascii="Times New Roman" w:hAnsi="Times New Roman" w:cs="Times New Roman"/>
        </w:rPr>
        <w:t>8</w:t>
      </w:r>
      <w:r w:rsidR="00590C4A">
        <w:rPr>
          <w:rFonts w:ascii="Times New Roman" w:hAnsi="Times New Roman" w:cs="Times New Roman"/>
        </w:rPr>
        <w:t xml:space="preserve">.1 Extract </w:t>
      </w:r>
      <w:r w:rsidR="001D7B0E">
        <w:rPr>
          <w:rFonts w:ascii="Times New Roman" w:hAnsi="Times New Roman" w:cs="Times New Roman"/>
        </w:rPr>
        <w:t xml:space="preserve">a </w:t>
      </w:r>
      <w:r w:rsidR="00590C4A">
        <w:rPr>
          <w:rFonts w:ascii="Times New Roman" w:hAnsi="Times New Roman" w:cs="Times New Roman"/>
        </w:rPr>
        <w:t>retweet network</w:t>
      </w:r>
    </w:p>
    <w:p w14:paraId="2EE91BBC" w14:textId="77777777" w:rsidR="001400D3" w:rsidRDefault="00597C79" w:rsidP="00CD56F7">
      <w:pPr>
        <w:rPr>
          <w:rFonts w:ascii="Times New Roman" w:hAnsi="Times New Roman" w:cs="Times New Roman"/>
        </w:rPr>
      </w:pPr>
      <w:r>
        <w:rPr>
          <w:rFonts w:ascii="Times New Roman" w:hAnsi="Times New Roman" w:cs="Times New Roman"/>
        </w:rPr>
        <w:t xml:space="preserve">Load a csv file that at least includes </w:t>
      </w:r>
      <w:bookmarkStart w:id="84" w:name="OLE_LINK9"/>
      <w:r>
        <w:rPr>
          <w:rFonts w:ascii="Times New Roman" w:hAnsi="Times New Roman" w:cs="Times New Roman"/>
        </w:rPr>
        <w:t xml:space="preserve">these columns, </w:t>
      </w:r>
      <w:r w:rsidR="001400D3">
        <w:rPr>
          <w:rFonts w:ascii="Times New Roman" w:hAnsi="Times New Roman" w:cs="Times New Roman"/>
        </w:rPr>
        <w:t>U</w:t>
      </w:r>
      <w:r w:rsidR="004B72C9">
        <w:rPr>
          <w:rFonts w:ascii="Times New Roman" w:hAnsi="Times New Roman" w:cs="Times New Roman"/>
        </w:rPr>
        <w:t>SER</w:t>
      </w:r>
      <w:r w:rsidR="00391CFA">
        <w:rPr>
          <w:rFonts w:ascii="Times New Roman" w:hAnsi="Times New Roman" w:cs="Times New Roman"/>
        </w:rPr>
        <w:t>_</w:t>
      </w:r>
      <w:r w:rsidR="00280E72">
        <w:rPr>
          <w:rFonts w:ascii="Times New Roman" w:hAnsi="Times New Roman" w:cs="Times New Roman"/>
        </w:rPr>
        <w:t>NAME</w:t>
      </w:r>
      <w:r>
        <w:rPr>
          <w:rFonts w:ascii="Times New Roman" w:hAnsi="Times New Roman" w:cs="Times New Roman"/>
        </w:rPr>
        <w:t xml:space="preserve">, </w:t>
      </w:r>
      <w:r w:rsidR="001400D3">
        <w:rPr>
          <w:rFonts w:ascii="Times New Roman" w:hAnsi="Times New Roman" w:cs="Times New Roman"/>
        </w:rPr>
        <w:t>C</w:t>
      </w:r>
      <w:r w:rsidR="004B72C9">
        <w:rPr>
          <w:rFonts w:ascii="Times New Roman" w:hAnsi="Times New Roman" w:cs="Times New Roman"/>
        </w:rPr>
        <w:t>REATE</w:t>
      </w:r>
      <w:r w:rsidR="00391CFA">
        <w:rPr>
          <w:rFonts w:ascii="Times New Roman" w:hAnsi="Times New Roman" w:cs="Times New Roman"/>
        </w:rPr>
        <w:t>_</w:t>
      </w:r>
      <w:r w:rsidR="004B72C9">
        <w:rPr>
          <w:rFonts w:ascii="Times New Roman" w:hAnsi="Times New Roman" w:cs="Times New Roman"/>
        </w:rPr>
        <w:t>TIME</w:t>
      </w:r>
      <w:r w:rsidR="001400D3">
        <w:rPr>
          <w:rFonts w:ascii="Times New Roman" w:hAnsi="Times New Roman" w:cs="Times New Roman"/>
        </w:rPr>
        <w:t>, T</w:t>
      </w:r>
      <w:r w:rsidR="004B72C9">
        <w:rPr>
          <w:rFonts w:ascii="Times New Roman" w:hAnsi="Times New Roman" w:cs="Times New Roman"/>
        </w:rPr>
        <w:t>EXT</w:t>
      </w:r>
      <w:r w:rsidR="00836CD9">
        <w:rPr>
          <w:rFonts w:ascii="Times New Roman" w:hAnsi="Times New Roman" w:cs="Times New Roman"/>
        </w:rPr>
        <w:t>, as follows.</w:t>
      </w:r>
      <w:bookmarkEnd w:id="84"/>
    </w:p>
    <w:p w14:paraId="3FD9BD75" w14:textId="77777777" w:rsidR="00836CD9" w:rsidRDefault="00836CD9" w:rsidP="00CD56F7">
      <w:pPr>
        <w:rPr>
          <w:rFonts w:ascii="Times New Roman" w:hAnsi="Times New Roman" w:cs="Times New Roman"/>
        </w:rPr>
      </w:pPr>
      <w:r>
        <w:rPr>
          <w:noProof/>
        </w:rPr>
        <w:drawing>
          <wp:inline distT="0" distB="0" distL="0" distR="0" wp14:anchorId="29DAF5B5" wp14:editId="5010DD85">
            <wp:extent cx="4011561" cy="231093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1264" cy="2316522"/>
                    </a:xfrm>
                    <a:prstGeom prst="rect">
                      <a:avLst/>
                    </a:prstGeom>
                  </pic:spPr>
                </pic:pic>
              </a:graphicData>
            </a:graphic>
          </wp:inline>
        </w:drawing>
      </w:r>
    </w:p>
    <w:p w14:paraId="1F461A42" w14:textId="77777777" w:rsidR="001400D3" w:rsidRDefault="001400D3" w:rsidP="00CD56F7">
      <w:pPr>
        <w:rPr>
          <w:rFonts w:ascii="Times New Roman" w:hAnsi="Times New Roman" w:cs="Times New Roman"/>
        </w:rPr>
      </w:pPr>
      <w:r>
        <w:rPr>
          <w:rFonts w:ascii="Times New Roman" w:hAnsi="Times New Roman" w:cs="Times New Roman"/>
        </w:rPr>
        <w:t>U</w:t>
      </w:r>
      <w:r w:rsidR="00A97CE9">
        <w:rPr>
          <w:rFonts w:ascii="Times New Roman" w:hAnsi="Times New Roman" w:cs="Times New Roman"/>
        </w:rPr>
        <w:t>SER</w:t>
      </w:r>
      <w:r w:rsidR="000A46C3">
        <w:rPr>
          <w:rFonts w:ascii="Times New Roman" w:hAnsi="Times New Roman" w:cs="Times New Roman"/>
        </w:rPr>
        <w:t>_NAME</w:t>
      </w:r>
      <w:r>
        <w:rPr>
          <w:rFonts w:ascii="Times New Roman" w:hAnsi="Times New Roman" w:cs="Times New Roman"/>
        </w:rPr>
        <w:t>: the user who post or retweet a tweet.</w:t>
      </w:r>
    </w:p>
    <w:p w14:paraId="5F6A06E7" w14:textId="77777777" w:rsidR="001400D3" w:rsidRDefault="001400D3" w:rsidP="00CD56F7">
      <w:pPr>
        <w:rPr>
          <w:rFonts w:ascii="Times New Roman" w:hAnsi="Times New Roman" w:cs="Times New Roman"/>
        </w:rPr>
      </w:pPr>
      <w:r>
        <w:rPr>
          <w:rFonts w:ascii="Times New Roman" w:hAnsi="Times New Roman" w:cs="Times New Roman"/>
        </w:rPr>
        <w:t>C</w:t>
      </w:r>
      <w:r w:rsidR="00A97CE9">
        <w:rPr>
          <w:rFonts w:ascii="Times New Roman" w:hAnsi="Times New Roman" w:cs="Times New Roman"/>
        </w:rPr>
        <w:t>REATE</w:t>
      </w:r>
      <w:r w:rsidR="000A46C3">
        <w:rPr>
          <w:rFonts w:ascii="Times New Roman" w:hAnsi="Times New Roman" w:cs="Times New Roman"/>
        </w:rPr>
        <w:t>_</w:t>
      </w:r>
      <w:r w:rsidR="00A97CE9">
        <w:rPr>
          <w:rFonts w:ascii="Times New Roman" w:hAnsi="Times New Roman" w:cs="Times New Roman"/>
        </w:rPr>
        <w:t>TIME</w:t>
      </w:r>
      <w:r>
        <w:rPr>
          <w:rFonts w:ascii="Times New Roman" w:hAnsi="Times New Roman" w:cs="Times New Roman"/>
        </w:rPr>
        <w:t xml:space="preserve">: the time </w:t>
      </w:r>
      <w:r w:rsidR="00200D56">
        <w:rPr>
          <w:rFonts w:ascii="Times New Roman" w:hAnsi="Times New Roman" w:cs="Times New Roman"/>
        </w:rPr>
        <w:t>when</w:t>
      </w:r>
      <w:r>
        <w:rPr>
          <w:rFonts w:ascii="Times New Roman" w:hAnsi="Times New Roman" w:cs="Times New Roman"/>
        </w:rPr>
        <w:t xml:space="preserve"> a tweet was post.</w:t>
      </w:r>
    </w:p>
    <w:p w14:paraId="0197BD37" w14:textId="77777777" w:rsidR="001400D3" w:rsidRDefault="001400D3" w:rsidP="00CD56F7">
      <w:pPr>
        <w:rPr>
          <w:rFonts w:ascii="Times New Roman" w:hAnsi="Times New Roman" w:cs="Times New Roman"/>
        </w:rPr>
      </w:pPr>
      <w:r>
        <w:rPr>
          <w:rFonts w:ascii="Times New Roman" w:hAnsi="Times New Roman" w:cs="Times New Roman"/>
        </w:rPr>
        <w:t>T</w:t>
      </w:r>
      <w:r w:rsidR="00A97CE9">
        <w:rPr>
          <w:rFonts w:ascii="Times New Roman" w:hAnsi="Times New Roman" w:cs="Times New Roman"/>
        </w:rPr>
        <w:t>EXT</w:t>
      </w:r>
      <w:r>
        <w:rPr>
          <w:rFonts w:ascii="Times New Roman" w:hAnsi="Times New Roman" w:cs="Times New Roman"/>
        </w:rPr>
        <w:t>: the content of a tweet.</w:t>
      </w:r>
    </w:p>
    <w:p w14:paraId="35428CAC" w14:textId="77777777" w:rsidR="00836CD9" w:rsidRDefault="00836CD9" w:rsidP="00CD56F7">
      <w:pPr>
        <w:rPr>
          <w:rFonts w:ascii="Times New Roman" w:hAnsi="Times New Roman" w:cs="Times New Roman"/>
        </w:rPr>
      </w:pPr>
    </w:p>
    <w:p w14:paraId="551B63F9" w14:textId="77777777" w:rsidR="00590C4A" w:rsidRDefault="002202ED" w:rsidP="00CD56F7">
      <w:pPr>
        <w:rPr>
          <w:rFonts w:ascii="Times New Roman" w:hAnsi="Times New Roman" w:cs="Times New Roman"/>
        </w:rPr>
      </w:pPr>
      <w:r>
        <w:rPr>
          <w:rFonts w:ascii="Times New Roman" w:hAnsi="Times New Roman" w:cs="Times New Roman"/>
        </w:rPr>
        <w:t>The output</w:t>
      </w:r>
      <w:r w:rsidR="00597C79">
        <w:rPr>
          <w:rFonts w:ascii="Times New Roman" w:hAnsi="Times New Roman" w:cs="Times New Roman"/>
        </w:rPr>
        <w:t xml:space="preserve"> is also a csv file which includes </w:t>
      </w:r>
      <w:r w:rsidR="00597C79" w:rsidRPr="00597C79">
        <w:rPr>
          <w:rFonts w:ascii="Times New Roman" w:hAnsi="Times New Roman" w:cs="Times New Roman"/>
        </w:rPr>
        <w:t>["USER</w:t>
      </w:r>
      <w:r w:rsidR="00391CFA">
        <w:rPr>
          <w:rFonts w:ascii="Times New Roman" w:hAnsi="Times New Roman" w:cs="Times New Roman"/>
        </w:rPr>
        <w:t>_</w:t>
      </w:r>
      <w:r w:rsidR="00597C79" w:rsidRPr="00597C79">
        <w:rPr>
          <w:rFonts w:ascii="Times New Roman" w:hAnsi="Times New Roman" w:cs="Times New Roman"/>
        </w:rPr>
        <w:t>NAME", "A</w:t>
      </w:r>
      <w:r w:rsidR="00391CFA">
        <w:rPr>
          <w:rFonts w:ascii="Times New Roman" w:hAnsi="Times New Roman" w:cs="Times New Roman"/>
        </w:rPr>
        <w:t>DOPTED_</w:t>
      </w:r>
      <w:r w:rsidR="00597C79" w:rsidRPr="00597C79">
        <w:rPr>
          <w:rFonts w:ascii="Times New Roman" w:hAnsi="Times New Roman" w:cs="Times New Roman"/>
        </w:rPr>
        <w:t xml:space="preserve"> F</w:t>
      </w:r>
      <w:r w:rsidR="00391CFA">
        <w:rPr>
          <w:rFonts w:ascii="Times New Roman" w:hAnsi="Times New Roman" w:cs="Times New Roman"/>
        </w:rPr>
        <w:t>ROM</w:t>
      </w:r>
      <w:r w:rsidR="00597C79" w:rsidRPr="00597C79">
        <w:rPr>
          <w:rFonts w:ascii="Times New Roman" w:hAnsi="Times New Roman" w:cs="Times New Roman"/>
        </w:rPr>
        <w:t>", "A</w:t>
      </w:r>
      <w:r w:rsidR="00391CFA">
        <w:rPr>
          <w:rFonts w:ascii="Times New Roman" w:hAnsi="Times New Roman" w:cs="Times New Roman"/>
        </w:rPr>
        <w:t>DOPTED_</w:t>
      </w:r>
      <w:r w:rsidR="00597C79" w:rsidRPr="00597C79">
        <w:rPr>
          <w:rFonts w:ascii="Times New Roman" w:hAnsi="Times New Roman" w:cs="Times New Roman"/>
        </w:rPr>
        <w:t xml:space="preserve"> T</w:t>
      </w:r>
      <w:r w:rsidR="00391CFA">
        <w:rPr>
          <w:rFonts w:ascii="Times New Roman" w:hAnsi="Times New Roman" w:cs="Times New Roman"/>
        </w:rPr>
        <w:t>IME</w:t>
      </w:r>
      <w:r w:rsidR="00597C79" w:rsidRPr="00597C79">
        <w:rPr>
          <w:rFonts w:ascii="Times New Roman" w:hAnsi="Times New Roman" w:cs="Times New Roman"/>
        </w:rPr>
        <w:t>"]</w:t>
      </w:r>
      <w:r w:rsidR="001400D3">
        <w:rPr>
          <w:rFonts w:ascii="Times New Roman" w:hAnsi="Times New Roman" w:cs="Times New Roman"/>
        </w:rPr>
        <w:t>. Here is an example:</w:t>
      </w:r>
    </w:p>
    <w:p w14:paraId="16D7235C" w14:textId="77777777" w:rsidR="00F01D9F" w:rsidRDefault="00F01D9F" w:rsidP="00CD56F7">
      <w:pPr>
        <w:rPr>
          <w:rFonts w:ascii="Times New Roman" w:hAnsi="Times New Roman" w:cs="Times New Roman"/>
        </w:rPr>
      </w:pPr>
      <w:r>
        <w:rPr>
          <w:rFonts w:ascii="Times New Roman" w:hAnsi="Times New Roman" w:cs="Times New Roman"/>
        </w:rPr>
        <w:t>USER</w:t>
      </w:r>
      <w:r w:rsidR="006C1A04">
        <w:rPr>
          <w:rFonts w:ascii="Times New Roman" w:hAnsi="Times New Roman" w:cs="Times New Roman"/>
        </w:rPr>
        <w:t>_</w:t>
      </w:r>
      <w:r>
        <w:rPr>
          <w:rFonts w:ascii="Times New Roman" w:hAnsi="Times New Roman" w:cs="Times New Roman"/>
        </w:rPr>
        <w:t>NAME: a user who posted a tweet.</w:t>
      </w:r>
    </w:p>
    <w:p w14:paraId="56743EC3" w14:textId="77777777" w:rsidR="00F01D9F" w:rsidRDefault="00814178" w:rsidP="00CD56F7">
      <w:pPr>
        <w:rPr>
          <w:rFonts w:ascii="Times New Roman" w:hAnsi="Times New Roman" w:cs="Times New Roman"/>
        </w:rPr>
      </w:pPr>
      <w:r>
        <w:rPr>
          <w:rFonts w:ascii="Times New Roman" w:hAnsi="Times New Roman" w:cs="Times New Roman"/>
        </w:rPr>
        <w:t>RETWEET</w:t>
      </w:r>
      <w:r w:rsidR="006C1A04">
        <w:rPr>
          <w:rFonts w:ascii="Times New Roman" w:hAnsi="Times New Roman" w:cs="Times New Roman"/>
        </w:rPr>
        <w:t>_FROM</w:t>
      </w:r>
      <w:r w:rsidR="00F01D9F">
        <w:rPr>
          <w:rFonts w:ascii="Times New Roman" w:hAnsi="Times New Roman" w:cs="Times New Roman"/>
        </w:rPr>
        <w:t xml:space="preserve">: </w:t>
      </w:r>
      <w:r w:rsidR="00200D56">
        <w:rPr>
          <w:rFonts w:ascii="Times New Roman" w:hAnsi="Times New Roman" w:cs="Times New Roman"/>
        </w:rPr>
        <w:t>the user which a tweet retweet from.</w:t>
      </w:r>
      <w:r w:rsidR="00350B51">
        <w:rPr>
          <w:rFonts w:ascii="Times New Roman" w:hAnsi="Times New Roman" w:cs="Times New Roman"/>
        </w:rPr>
        <w:t xml:space="preserve"> Any record where </w:t>
      </w:r>
      <w:r w:rsidR="00E4452A">
        <w:rPr>
          <w:rFonts w:ascii="Times New Roman" w:hAnsi="Times New Roman" w:cs="Times New Roman"/>
        </w:rPr>
        <w:t>RETWEET</w:t>
      </w:r>
      <w:r w:rsidR="00350B51">
        <w:rPr>
          <w:rFonts w:ascii="Times New Roman" w:hAnsi="Times New Roman" w:cs="Times New Roman"/>
        </w:rPr>
        <w:t>_FROM is empty means the tweet is not retweet from other user.</w:t>
      </w:r>
    </w:p>
    <w:p w14:paraId="44989D79" w14:textId="77777777" w:rsidR="001400D3" w:rsidRDefault="00814178" w:rsidP="00CD56F7">
      <w:pPr>
        <w:rPr>
          <w:noProof/>
        </w:rPr>
      </w:pPr>
      <w:r>
        <w:rPr>
          <w:rFonts w:ascii="Times New Roman" w:hAnsi="Times New Roman" w:cs="Times New Roman"/>
        </w:rPr>
        <w:t>RETWEET</w:t>
      </w:r>
      <w:r w:rsidR="006C1A04">
        <w:rPr>
          <w:rFonts w:ascii="Times New Roman" w:hAnsi="Times New Roman" w:cs="Times New Roman"/>
        </w:rPr>
        <w:t>_TIME</w:t>
      </w:r>
      <w:r w:rsidR="00200D56">
        <w:rPr>
          <w:rFonts w:ascii="Times New Roman" w:hAnsi="Times New Roman" w:cs="Times New Roman"/>
        </w:rPr>
        <w:t>: the time when a tweet was post.</w:t>
      </w:r>
    </w:p>
    <w:p w14:paraId="2DDE149B" w14:textId="77777777" w:rsidR="00350B51" w:rsidRDefault="00C71CC0" w:rsidP="00CD56F7">
      <w:pPr>
        <w:rPr>
          <w:rFonts w:ascii="Times New Roman" w:hAnsi="Times New Roman" w:cs="Times New Roman"/>
        </w:rPr>
      </w:pPr>
      <w:r>
        <w:rPr>
          <w:noProof/>
        </w:rPr>
        <w:lastRenderedPageBreak/>
        <w:drawing>
          <wp:inline distT="0" distB="0" distL="0" distR="0" wp14:anchorId="320F1D12" wp14:editId="08DB08A5">
            <wp:extent cx="3675413" cy="2260245"/>
            <wp:effectExtent l="0" t="0" r="127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8163" cy="2261936"/>
                    </a:xfrm>
                    <a:prstGeom prst="rect">
                      <a:avLst/>
                    </a:prstGeom>
                  </pic:spPr>
                </pic:pic>
              </a:graphicData>
            </a:graphic>
          </wp:inline>
        </w:drawing>
      </w:r>
    </w:p>
    <w:p w14:paraId="3BC95C7E" w14:textId="77777777" w:rsidR="00D1339F" w:rsidRDefault="00D1339F" w:rsidP="00CD56F7">
      <w:pPr>
        <w:rPr>
          <w:rFonts w:ascii="Times New Roman" w:hAnsi="Times New Roman" w:cs="Times New Roman"/>
        </w:rPr>
      </w:pPr>
    </w:p>
    <w:p w14:paraId="36EE33FA" w14:textId="77777777" w:rsidR="001D7B0E" w:rsidRDefault="00BE65C3" w:rsidP="001D7B0E">
      <w:pPr>
        <w:rPr>
          <w:rFonts w:ascii="Times New Roman" w:hAnsi="Times New Roman" w:cs="Times New Roman"/>
        </w:rPr>
      </w:pPr>
      <w:r>
        <w:rPr>
          <w:rFonts w:ascii="Times New Roman" w:hAnsi="Times New Roman" w:cs="Times New Roman"/>
        </w:rPr>
        <w:t>8</w:t>
      </w:r>
      <w:r w:rsidR="001D7B0E">
        <w:rPr>
          <w:rFonts w:ascii="Times New Roman" w:hAnsi="Times New Roman" w:cs="Times New Roman"/>
        </w:rPr>
        <w:t>.2 Extract a mention network</w:t>
      </w:r>
    </w:p>
    <w:p w14:paraId="6B4CCE5E" w14:textId="77777777" w:rsidR="001710E1" w:rsidRDefault="00717CDC">
      <w:pPr>
        <w:rPr>
          <w:rFonts w:ascii="Times New Roman" w:hAnsi="Times New Roman" w:cs="Times New Roman"/>
        </w:rPr>
      </w:pPr>
      <w:r>
        <w:rPr>
          <w:rFonts w:ascii="Times New Roman" w:hAnsi="Times New Roman" w:cs="Times New Roman"/>
        </w:rPr>
        <w:t>The format of an input file is same as the function for exacting a retweet network. The result is similar to the output of a retweet network. The difference</w:t>
      </w:r>
      <w:r w:rsidR="00C34A00">
        <w:rPr>
          <w:rFonts w:ascii="Times New Roman" w:hAnsi="Times New Roman" w:cs="Times New Roman"/>
        </w:rPr>
        <w:t>s</w:t>
      </w:r>
      <w:r>
        <w:rPr>
          <w:rFonts w:ascii="Times New Roman" w:hAnsi="Times New Roman" w:cs="Times New Roman"/>
        </w:rPr>
        <w:t xml:space="preserve"> between </w:t>
      </w:r>
      <w:r w:rsidR="00C34A00">
        <w:rPr>
          <w:rFonts w:ascii="Times New Roman" w:hAnsi="Times New Roman" w:cs="Times New Roman"/>
        </w:rPr>
        <w:t>are</w:t>
      </w:r>
      <w:r>
        <w:rPr>
          <w:rFonts w:ascii="Times New Roman" w:hAnsi="Times New Roman" w:cs="Times New Roman"/>
        </w:rPr>
        <w:t xml:space="preserve"> the second</w:t>
      </w:r>
      <w:r w:rsidR="00C34A00">
        <w:rPr>
          <w:rFonts w:ascii="Times New Roman" w:hAnsi="Times New Roman" w:cs="Times New Roman"/>
        </w:rPr>
        <w:t xml:space="preserve"> column and the third column, </w:t>
      </w:r>
      <w:r w:rsidR="00C567DA">
        <w:rPr>
          <w:rFonts w:ascii="Times New Roman" w:hAnsi="Times New Roman" w:cs="Times New Roman"/>
        </w:rPr>
        <w:t>RETWEET</w:t>
      </w:r>
      <w:r w:rsidR="00C34A00">
        <w:rPr>
          <w:rFonts w:ascii="Times New Roman" w:hAnsi="Times New Roman" w:cs="Times New Roman"/>
        </w:rPr>
        <w:t xml:space="preserve">_FROM and </w:t>
      </w:r>
      <w:r w:rsidR="00C567DA">
        <w:rPr>
          <w:rFonts w:ascii="Times New Roman" w:hAnsi="Times New Roman" w:cs="Times New Roman"/>
        </w:rPr>
        <w:t>RETWEET</w:t>
      </w:r>
      <w:r w:rsidR="00C34A00">
        <w:rPr>
          <w:rFonts w:ascii="Times New Roman" w:hAnsi="Times New Roman" w:cs="Times New Roman"/>
        </w:rPr>
        <w:t>_TIME are replaced with MENTIONED_USER</w:t>
      </w:r>
      <w:r w:rsidR="00464684">
        <w:rPr>
          <w:rFonts w:ascii="Times New Roman" w:hAnsi="Times New Roman" w:cs="Times New Roman"/>
        </w:rPr>
        <w:t>S</w:t>
      </w:r>
      <w:r w:rsidR="00C34A00">
        <w:rPr>
          <w:rFonts w:ascii="Times New Roman" w:hAnsi="Times New Roman" w:cs="Times New Roman"/>
        </w:rPr>
        <w:t xml:space="preserve"> and MENTIONED_TIME.</w:t>
      </w:r>
    </w:p>
    <w:p w14:paraId="7C95D019" w14:textId="77777777" w:rsidR="00C34A00" w:rsidRDefault="003D1A18">
      <w:pPr>
        <w:rPr>
          <w:rFonts w:ascii="Times New Roman" w:hAnsi="Times New Roman" w:cs="Times New Roman"/>
        </w:rPr>
      </w:pPr>
      <w:r>
        <w:rPr>
          <w:rFonts w:ascii="Times New Roman" w:hAnsi="Times New Roman" w:cs="Times New Roman" w:hint="eastAsia"/>
        </w:rPr>
        <w:t>8</w:t>
      </w:r>
      <w:r w:rsidR="00C34A00">
        <w:rPr>
          <w:rFonts w:ascii="Times New Roman" w:hAnsi="Times New Roman" w:cs="Times New Roman"/>
        </w:rPr>
        <w:t xml:space="preserve">.3 Compute </w:t>
      </w:r>
      <w:r w:rsidR="00697441">
        <w:rPr>
          <w:rFonts w:ascii="Times New Roman" w:hAnsi="Times New Roman" w:cs="Times New Roman"/>
        </w:rPr>
        <w:t>a</w:t>
      </w:r>
      <w:r w:rsidR="00C34A00">
        <w:rPr>
          <w:rFonts w:ascii="Times New Roman" w:hAnsi="Times New Roman" w:cs="Times New Roman"/>
        </w:rPr>
        <w:t xml:space="preserve"> weight matrix</w:t>
      </w:r>
      <w:r w:rsidR="00791D35">
        <w:rPr>
          <w:rFonts w:ascii="Times New Roman" w:hAnsi="Times New Roman" w:cs="Times New Roman"/>
        </w:rPr>
        <w:t xml:space="preserve"> among cities</w:t>
      </w:r>
    </w:p>
    <w:p w14:paraId="1A5D5B47" w14:textId="77777777" w:rsidR="00AC28A9" w:rsidRDefault="00AC28A9">
      <w:pPr>
        <w:rPr>
          <w:rFonts w:ascii="Times New Roman" w:hAnsi="Times New Roman" w:cs="Times New Roman"/>
        </w:rPr>
      </w:pPr>
      <w:r>
        <w:rPr>
          <w:rFonts w:ascii="Times New Roman" w:hAnsi="Times New Roman" w:cs="Times New Roman"/>
        </w:rPr>
        <w:t xml:space="preserve">To generate a weight matrix </w:t>
      </w:r>
      <w:r w:rsidR="003E2B17">
        <w:rPr>
          <w:rFonts w:ascii="Times New Roman" w:hAnsi="Times New Roman" w:cs="Times New Roman"/>
        </w:rPr>
        <w:t>for expressing the relationship among cities</w:t>
      </w:r>
      <w:r>
        <w:rPr>
          <w:rFonts w:ascii="Times New Roman" w:hAnsi="Times New Roman" w:cs="Times New Roman"/>
        </w:rPr>
        <w:t xml:space="preserve">, you need three files that </w:t>
      </w:r>
      <w:r w:rsidR="003E2B17">
        <w:rPr>
          <w:rFonts w:ascii="Times New Roman" w:hAnsi="Times New Roman" w:cs="Times New Roman"/>
        </w:rPr>
        <w:t>are about</w:t>
      </w:r>
      <w:r>
        <w:rPr>
          <w:rFonts w:ascii="Times New Roman" w:hAnsi="Times New Roman" w:cs="Times New Roman"/>
        </w:rPr>
        <w:t xml:space="preserve"> cities, users, and tweets </w:t>
      </w:r>
      <w:r w:rsidRPr="00AC28A9">
        <w:rPr>
          <w:rFonts w:ascii="Times New Roman" w:hAnsi="Times New Roman" w:cs="Times New Roman"/>
        </w:rPr>
        <w:t>separately</w:t>
      </w:r>
      <w:r>
        <w:rPr>
          <w:rFonts w:ascii="Times New Roman" w:hAnsi="Times New Roman" w:cs="Times New Roman"/>
        </w:rPr>
        <w:t>.</w:t>
      </w:r>
    </w:p>
    <w:p w14:paraId="0A836094" w14:textId="77777777" w:rsidR="00825D31" w:rsidRDefault="002C79BE">
      <w:pPr>
        <w:rPr>
          <w:rFonts w:ascii="Times New Roman" w:hAnsi="Times New Roman" w:cs="Times New Roman"/>
        </w:rPr>
      </w:pPr>
      <w:r>
        <w:rPr>
          <w:rFonts w:ascii="Times New Roman" w:hAnsi="Times New Roman" w:cs="Times New Roman"/>
        </w:rPr>
        <w:t xml:space="preserve">The following table </w:t>
      </w:r>
      <w:r w:rsidR="006126FA">
        <w:rPr>
          <w:rFonts w:ascii="Times New Roman" w:hAnsi="Times New Roman" w:cs="Times New Roman"/>
        </w:rPr>
        <w:t>presents what columns</w:t>
      </w:r>
      <w:r w:rsidR="00983D0D">
        <w:rPr>
          <w:rFonts w:ascii="Times New Roman" w:hAnsi="Times New Roman" w:cs="Times New Roman"/>
        </w:rPr>
        <w:t xml:space="preserve"> each file should include.</w:t>
      </w:r>
    </w:p>
    <w:tbl>
      <w:tblPr>
        <w:tblStyle w:val="4-2"/>
        <w:tblW w:w="0" w:type="auto"/>
        <w:tblLook w:val="04A0" w:firstRow="1" w:lastRow="0" w:firstColumn="1" w:lastColumn="0" w:noHBand="0" w:noVBand="1"/>
      </w:tblPr>
      <w:tblGrid>
        <w:gridCol w:w="1255"/>
        <w:gridCol w:w="1260"/>
        <w:gridCol w:w="6835"/>
      </w:tblGrid>
      <w:tr w:rsidR="00231398" w14:paraId="3EDB539D" w14:textId="77777777" w:rsidTr="00F61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gridSpan w:val="2"/>
          </w:tcPr>
          <w:p w14:paraId="6D1CC091" w14:textId="77777777" w:rsidR="00231398" w:rsidRDefault="00231398" w:rsidP="00F615CB">
            <w:pPr>
              <w:rPr>
                <w:rFonts w:ascii="Times New Roman" w:hAnsi="Times New Roman" w:cs="Times New Roman"/>
              </w:rPr>
            </w:pPr>
            <w:r>
              <w:rPr>
                <w:rFonts w:ascii="Times New Roman" w:hAnsi="Times New Roman" w:cs="Times New Roman"/>
              </w:rPr>
              <w:t>File</w:t>
            </w:r>
          </w:p>
        </w:tc>
        <w:tc>
          <w:tcPr>
            <w:tcW w:w="6835" w:type="dxa"/>
          </w:tcPr>
          <w:p w14:paraId="03145A5D" w14:textId="77777777" w:rsidR="00231398" w:rsidRDefault="00231398" w:rsidP="00F615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Columns</w:t>
            </w:r>
          </w:p>
        </w:tc>
      </w:tr>
      <w:tr w:rsidR="00231398" w14:paraId="102ED1E6" w14:textId="77777777" w:rsidTr="00F61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F237FDB" w14:textId="77777777" w:rsidR="00231398" w:rsidRDefault="00F30CE9" w:rsidP="00F615CB">
            <w:pPr>
              <w:rPr>
                <w:rFonts w:ascii="Times New Roman" w:hAnsi="Times New Roman" w:cs="Times New Roman"/>
              </w:rPr>
            </w:pPr>
            <w:r>
              <w:rPr>
                <w:rFonts w:ascii="Times New Roman" w:hAnsi="Times New Roman" w:cs="Times New Roman"/>
              </w:rPr>
              <w:t>City</w:t>
            </w:r>
          </w:p>
        </w:tc>
        <w:tc>
          <w:tcPr>
            <w:tcW w:w="8095" w:type="dxa"/>
            <w:gridSpan w:val="2"/>
          </w:tcPr>
          <w:p w14:paraId="0FECF2E4" w14:textId="77777777" w:rsidR="00F30CE9" w:rsidRDefault="00F30CE9" w:rsidP="00F615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CITY_ID</w:t>
            </w:r>
            <w:r w:rsidR="00F615CB">
              <w:rPr>
                <w:rFonts w:ascii="Times New Roman" w:hAnsi="Times New Roman" w:cs="Times New Roman"/>
              </w:rPr>
              <w:t xml:space="preserve">, </w:t>
            </w:r>
            <w:r>
              <w:rPr>
                <w:rFonts w:ascii="Times New Roman" w:hAnsi="Times New Roman" w:cs="Times New Roman"/>
              </w:rPr>
              <w:t>CITY_NAME</w:t>
            </w:r>
          </w:p>
        </w:tc>
      </w:tr>
      <w:tr w:rsidR="00231398" w14:paraId="1A062F28" w14:textId="77777777" w:rsidTr="00F615CB">
        <w:tc>
          <w:tcPr>
            <w:cnfStyle w:val="001000000000" w:firstRow="0" w:lastRow="0" w:firstColumn="1" w:lastColumn="0" w:oddVBand="0" w:evenVBand="0" w:oddHBand="0" w:evenHBand="0" w:firstRowFirstColumn="0" w:firstRowLastColumn="0" w:lastRowFirstColumn="0" w:lastRowLastColumn="0"/>
            <w:tcW w:w="1255" w:type="dxa"/>
          </w:tcPr>
          <w:p w14:paraId="6F371974" w14:textId="77777777" w:rsidR="00231398" w:rsidRDefault="00F30CE9" w:rsidP="00F615CB">
            <w:pPr>
              <w:rPr>
                <w:rFonts w:ascii="Times New Roman" w:hAnsi="Times New Roman" w:cs="Times New Roman"/>
              </w:rPr>
            </w:pPr>
            <w:r>
              <w:rPr>
                <w:rFonts w:ascii="Times New Roman" w:hAnsi="Times New Roman" w:cs="Times New Roman"/>
              </w:rPr>
              <w:t>Tweets</w:t>
            </w:r>
          </w:p>
        </w:tc>
        <w:tc>
          <w:tcPr>
            <w:tcW w:w="8095" w:type="dxa"/>
            <w:gridSpan w:val="2"/>
          </w:tcPr>
          <w:p w14:paraId="2FD85A1F" w14:textId="77777777" w:rsidR="00F30CE9" w:rsidRPr="00F30CE9" w:rsidRDefault="00F30CE9" w:rsidP="00F615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F30CE9">
              <w:rPr>
                <w:rFonts w:ascii="Times New Roman" w:hAnsi="Times New Roman" w:cs="Times New Roman"/>
              </w:rPr>
              <w:t>USER_NAME</w:t>
            </w:r>
            <w:r w:rsidR="00F615CB">
              <w:rPr>
                <w:rFonts w:ascii="Times New Roman" w:hAnsi="Times New Roman" w:cs="Times New Roman"/>
              </w:rPr>
              <w:t xml:space="preserve">, </w:t>
            </w:r>
            <w:r w:rsidRPr="00F30CE9">
              <w:rPr>
                <w:rFonts w:ascii="Times New Roman" w:hAnsi="Times New Roman" w:cs="Times New Roman"/>
              </w:rPr>
              <w:t>CREATE_TIME</w:t>
            </w:r>
            <w:r w:rsidR="00F615CB">
              <w:rPr>
                <w:rFonts w:ascii="Times New Roman" w:hAnsi="Times New Roman" w:cs="Times New Roman"/>
              </w:rPr>
              <w:t xml:space="preserve">, </w:t>
            </w:r>
            <w:r w:rsidRPr="00F30CE9">
              <w:rPr>
                <w:rFonts w:ascii="Times New Roman" w:hAnsi="Times New Roman" w:cs="Times New Roman"/>
              </w:rPr>
              <w:t>TEXT</w:t>
            </w:r>
          </w:p>
        </w:tc>
      </w:tr>
      <w:tr w:rsidR="00231398" w14:paraId="09565BEA" w14:textId="77777777" w:rsidTr="00F61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A4BC77A" w14:textId="77777777" w:rsidR="00231398" w:rsidRDefault="00F30CE9" w:rsidP="00F615CB">
            <w:pPr>
              <w:rPr>
                <w:rFonts w:ascii="Times New Roman" w:hAnsi="Times New Roman" w:cs="Times New Roman"/>
              </w:rPr>
            </w:pPr>
            <w:r>
              <w:rPr>
                <w:rFonts w:ascii="Times New Roman" w:hAnsi="Times New Roman" w:cs="Times New Roman"/>
              </w:rPr>
              <w:t>User</w:t>
            </w:r>
          </w:p>
        </w:tc>
        <w:tc>
          <w:tcPr>
            <w:tcW w:w="8095" w:type="dxa"/>
            <w:gridSpan w:val="2"/>
          </w:tcPr>
          <w:p w14:paraId="48308B21" w14:textId="77777777" w:rsidR="00F30CE9" w:rsidRDefault="00F30CE9" w:rsidP="00F615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USER_NAME</w:t>
            </w:r>
            <w:r w:rsidR="00F615CB">
              <w:rPr>
                <w:rFonts w:ascii="Times New Roman" w:hAnsi="Times New Roman" w:cs="Times New Roman"/>
              </w:rPr>
              <w:t xml:space="preserve">, </w:t>
            </w:r>
            <w:r>
              <w:rPr>
                <w:rFonts w:ascii="Times New Roman" w:hAnsi="Times New Roman" w:cs="Times New Roman"/>
              </w:rPr>
              <w:t>CITYID</w:t>
            </w:r>
          </w:p>
        </w:tc>
      </w:tr>
    </w:tbl>
    <w:p w14:paraId="5110DB33" w14:textId="77777777" w:rsidR="00C34A00" w:rsidRDefault="006126FA">
      <w:pPr>
        <w:rPr>
          <w:rFonts w:ascii="Times New Roman" w:hAnsi="Times New Roman" w:cs="Times New Roman"/>
        </w:rPr>
      </w:pPr>
      <w:r>
        <w:rPr>
          <w:rFonts w:ascii="Times New Roman" w:hAnsi="Times New Roman" w:cs="Times New Roman"/>
        </w:rPr>
        <w:t xml:space="preserve"> </w:t>
      </w:r>
    </w:p>
    <w:p w14:paraId="0EB62067" w14:textId="77777777" w:rsidR="00F615CB" w:rsidRPr="005F0426" w:rsidRDefault="00F615CB">
      <w:pPr>
        <w:rPr>
          <w:rFonts w:ascii="Times New Roman" w:hAnsi="Times New Roman" w:cs="Times New Roman"/>
        </w:rPr>
      </w:pPr>
      <w:r>
        <w:rPr>
          <w:rFonts w:ascii="Times New Roman" w:hAnsi="Times New Roman" w:cs="Times New Roman"/>
        </w:rPr>
        <w:t>The output is a txt file which include a matrix. Each row is a set of weights that means a city retweets message from other cities. The row is sorted by CITY_ID in the city file.</w:t>
      </w:r>
    </w:p>
    <w:sectPr w:rsidR="00F615CB" w:rsidRPr="005F04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0195DB" w14:textId="77777777" w:rsidR="00575D6F" w:rsidRDefault="00575D6F" w:rsidP="007719D6">
      <w:pPr>
        <w:spacing w:after="0" w:line="240" w:lineRule="auto"/>
      </w:pPr>
      <w:r>
        <w:separator/>
      </w:r>
    </w:p>
  </w:endnote>
  <w:endnote w:type="continuationSeparator" w:id="0">
    <w:p w14:paraId="7BADD53E" w14:textId="77777777" w:rsidR="00575D6F" w:rsidRDefault="00575D6F" w:rsidP="00771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8C7212" w14:textId="77777777" w:rsidR="00575D6F" w:rsidRDefault="00575D6F" w:rsidP="007719D6">
      <w:pPr>
        <w:spacing w:after="0" w:line="240" w:lineRule="auto"/>
      </w:pPr>
      <w:r>
        <w:separator/>
      </w:r>
    </w:p>
  </w:footnote>
  <w:footnote w:type="continuationSeparator" w:id="0">
    <w:p w14:paraId="178EE03A" w14:textId="77777777" w:rsidR="00575D6F" w:rsidRDefault="00575D6F" w:rsidP="007719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A53BED"/>
    <w:multiLevelType w:val="hybridMultilevel"/>
    <w:tmpl w:val="E7FC5B14"/>
    <w:lvl w:ilvl="0" w:tplc="F62A6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B1541F"/>
    <w:multiLevelType w:val="hybridMultilevel"/>
    <w:tmpl w:val="4DE269F8"/>
    <w:lvl w:ilvl="0" w:tplc="CBE813D0">
      <w:start w:val="1"/>
      <w:numFmt w:val="bullet"/>
      <w:lvlText w:val=""/>
      <w:lvlJc w:val="left"/>
      <w:pPr>
        <w:ind w:left="940" w:hanging="360"/>
      </w:pPr>
      <w:rPr>
        <w:rFonts w:ascii="Wingdings" w:hAnsi="Wingdings" w:hint="default"/>
        <w:sz w:val="36"/>
        <w:szCs w:val="36"/>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 w15:restartNumberingAfterBreak="0">
    <w:nsid w:val="498B1201"/>
    <w:multiLevelType w:val="hybridMultilevel"/>
    <w:tmpl w:val="2F6CC492"/>
    <w:lvl w:ilvl="0" w:tplc="9E7A5F3A">
      <w:start w:val="1"/>
      <w:numFmt w:val="bullet"/>
      <w:lvlText w:val="?"/>
      <w:lvlJc w:val="left"/>
      <w:pPr>
        <w:ind w:left="940" w:hanging="360"/>
      </w:pPr>
      <w:rPr>
        <w:rFonts w:ascii="Calibri" w:eastAsia="等线" w:hAnsi="Calibri" w:hint="default"/>
        <w:color w:val="auto"/>
        <w:sz w:val="36"/>
        <w:szCs w:val="36"/>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 w15:restartNumberingAfterBreak="0">
    <w:nsid w:val="73816CF6"/>
    <w:multiLevelType w:val="hybridMultilevel"/>
    <w:tmpl w:val="E7FC5B14"/>
    <w:lvl w:ilvl="0" w:tplc="F62A6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uji liu">
    <w15:presenceInfo w15:providerId="Windows Live" w15:userId="5e6a3ba22543f1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10D"/>
    <w:rsid w:val="00000C93"/>
    <w:rsid w:val="00001D1B"/>
    <w:rsid w:val="00004965"/>
    <w:rsid w:val="0000666E"/>
    <w:rsid w:val="00027B67"/>
    <w:rsid w:val="00031DE4"/>
    <w:rsid w:val="0003253D"/>
    <w:rsid w:val="00032B11"/>
    <w:rsid w:val="0003513F"/>
    <w:rsid w:val="00036336"/>
    <w:rsid w:val="0004360E"/>
    <w:rsid w:val="00043AAB"/>
    <w:rsid w:val="0005219F"/>
    <w:rsid w:val="000524D6"/>
    <w:rsid w:val="000645C1"/>
    <w:rsid w:val="00065B53"/>
    <w:rsid w:val="00071787"/>
    <w:rsid w:val="000764C0"/>
    <w:rsid w:val="00081601"/>
    <w:rsid w:val="00087F93"/>
    <w:rsid w:val="00090F30"/>
    <w:rsid w:val="00091A42"/>
    <w:rsid w:val="000A03AF"/>
    <w:rsid w:val="000A2922"/>
    <w:rsid w:val="000A2F1F"/>
    <w:rsid w:val="000A46C3"/>
    <w:rsid w:val="000A473A"/>
    <w:rsid w:val="000A4A6E"/>
    <w:rsid w:val="000B30E5"/>
    <w:rsid w:val="000B4520"/>
    <w:rsid w:val="000C1741"/>
    <w:rsid w:val="000C2CA4"/>
    <w:rsid w:val="000C362D"/>
    <w:rsid w:val="000D380A"/>
    <w:rsid w:val="000D3937"/>
    <w:rsid w:val="000D3F0C"/>
    <w:rsid w:val="000F0A3B"/>
    <w:rsid w:val="00107895"/>
    <w:rsid w:val="00110072"/>
    <w:rsid w:val="00110A79"/>
    <w:rsid w:val="001179DD"/>
    <w:rsid w:val="00127179"/>
    <w:rsid w:val="00130211"/>
    <w:rsid w:val="00130356"/>
    <w:rsid w:val="0013794C"/>
    <w:rsid w:val="001400D3"/>
    <w:rsid w:val="00140BD3"/>
    <w:rsid w:val="001576C8"/>
    <w:rsid w:val="00157F16"/>
    <w:rsid w:val="0016730E"/>
    <w:rsid w:val="001710E1"/>
    <w:rsid w:val="00171CDE"/>
    <w:rsid w:val="00191B23"/>
    <w:rsid w:val="00192046"/>
    <w:rsid w:val="001930AD"/>
    <w:rsid w:val="001A7120"/>
    <w:rsid w:val="001B1528"/>
    <w:rsid w:val="001C0BD7"/>
    <w:rsid w:val="001C2585"/>
    <w:rsid w:val="001C39B1"/>
    <w:rsid w:val="001C3FA9"/>
    <w:rsid w:val="001D4A06"/>
    <w:rsid w:val="001D7B0E"/>
    <w:rsid w:val="001E33E3"/>
    <w:rsid w:val="001E67FA"/>
    <w:rsid w:val="001E7A03"/>
    <w:rsid w:val="001F4FB8"/>
    <w:rsid w:val="00200D56"/>
    <w:rsid w:val="002067A8"/>
    <w:rsid w:val="00207F3E"/>
    <w:rsid w:val="00216AD2"/>
    <w:rsid w:val="002202ED"/>
    <w:rsid w:val="00220806"/>
    <w:rsid w:val="0022611F"/>
    <w:rsid w:val="00231398"/>
    <w:rsid w:val="00232E3C"/>
    <w:rsid w:val="002411C1"/>
    <w:rsid w:val="002448E1"/>
    <w:rsid w:val="0026587C"/>
    <w:rsid w:val="00266536"/>
    <w:rsid w:val="00272B99"/>
    <w:rsid w:val="0027336B"/>
    <w:rsid w:val="00275E8C"/>
    <w:rsid w:val="00280E72"/>
    <w:rsid w:val="0028533D"/>
    <w:rsid w:val="002860B4"/>
    <w:rsid w:val="00287C4A"/>
    <w:rsid w:val="00297383"/>
    <w:rsid w:val="002B0990"/>
    <w:rsid w:val="002C3EA1"/>
    <w:rsid w:val="002C79BE"/>
    <w:rsid w:val="002D125F"/>
    <w:rsid w:val="002D2068"/>
    <w:rsid w:val="002D266E"/>
    <w:rsid w:val="002D3B90"/>
    <w:rsid w:val="002D4164"/>
    <w:rsid w:val="002E2328"/>
    <w:rsid w:val="002E2371"/>
    <w:rsid w:val="002F27CA"/>
    <w:rsid w:val="002F41E5"/>
    <w:rsid w:val="00311825"/>
    <w:rsid w:val="00314F88"/>
    <w:rsid w:val="0031525C"/>
    <w:rsid w:val="00331712"/>
    <w:rsid w:val="00336E81"/>
    <w:rsid w:val="0034139F"/>
    <w:rsid w:val="003459FF"/>
    <w:rsid w:val="00345BEE"/>
    <w:rsid w:val="00350B51"/>
    <w:rsid w:val="0036185A"/>
    <w:rsid w:val="003715BC"/>
    <w:rsid w:val="0037370A"/>
    <w:rsid w:val="00373A0A"/>
    <w:rsid w:val="00375A83"/>
    <w:rsid w:val="00381FAA"/>
    <w:rsid w:val="00387B2F"/>
    <w:rsid w:val="0039037E"/>
    <w:rsid w:val="00391CFA"/>
    <w:rsid w:val="00397D50"/>
    <w:rsid w:val="003A1394"/>
    <w:rsid w:val="003C1747"/>
    <w:rsid w:val="003C1FD2"/>
    <w:rsid w:val="003D1A18"/>
    <w:rsid w:val="003E2B17"/>
    <w:rsid w:val="00400277"/>
    <w:rsid w:val="00420B51"/>
    <w:rsid w:val="004223FF"/>
    <w:rsid w:val="00426936"/>
    <w:rsid w:val="00456028"/>
    <w:rsid w:val="00460478"/>
    <w:rsid w:val="00461431"/>
    <w:rsid w:val="00464684"/>
    <w:rsid w:val="004744A3"/>
    <w:rsid w:val="00482148"/>
    <w:rsid w:val="0048609E"/>
    <w:rsid w:val="0049132C"/>
    <w:rsid w:val="004979D3"/>
    <w:rsid w:val="004A2FD5"/>
    <w:rsid w:val="004B72C9"/>
    <w:rsid w:val="004C39D8"/>
    <w:rsid w:val="004C53A0"/>
    <w:rsid w:val="004C79E5"/>
    <w:rsid w:val="004D1E0C"/>
    <w:rsid w:val="004D3054"/>
    <w:rsid w:val="004D7E2E"/>
    <w:rsid w:val="004F1599"/>
    <w:rsid w:val="004F2846"/>
    <w:rsid w:val="004F3244"/>
    <w:rsid w:val="004F758D"/>
    <w:rsid w:val="004F7597"/>
    <w:rsid w:val="00505686"/>
    <w:rsid w:val="00517378"/>
    <w:rsid w:val="00527B30"/>
    <w:rsid w:val="00534541"/>
    <w:rsid w:val="00534F9D"/>
    <w:rsid w:val="005365E6"/>
    <w:rsid w:val="00536946"/>
    <w:rsid w:val="0053779F"/>
    <w:rsid w:val="005554E6"/>
    <w:rsid w:val="00562EC9"/>
    <w:rsid w:val="00572B81"/>
    <w:rsid w:val="00575D6F"/>
    <w:rsid w:val="00577769"/>
    <w:rsid w:val="00590C4A"/>
    <w:rsid w:val="0059326E"/>
    <w:rsid w:val="00597C79"/>
    <w:rsid w:val="005A113E"/>
    <w:rsid w:val="005A7967"/>
    <w:rsid w:val="005B3677"/>
    <w:rsid w:val="005B4517"/>
    <w:rsid w:val="005C1875"/>
    <w:rsid w:val="005E6DA0"/>
    <w:rsid w:val="005F0426"/>
    <w:rsid w:val="005F6E15"/>
    <w:rsid w:val="00601FB5"/>
    <w:rsid w:val="006126FA"/>
    <w:rsid w:val="006147D1"/>
    <w:rsid w:val="00621757"/>
    <w:rsid w:val="00624629"/>
    <w:rsid w:val="00626D80"/>
    <w:rsid w:val="006309AA"/>
    <w:rsid w:val="00636A42"/>
    <w:rsid w:val="00643483"/>
    <w:rsid w:val="00646EBF"/>
    <w:rsid w:val="00660510"/>
    <w:rsid w:val="00665214"/>
    <w:rsid w:val="0067012F"/>
    <w:rsid w:val="00672E7B"/>
    <w:rsid w:val="006739C3"/>
    <w:rsid w:val="00683B33"/>
    <w:rsid w:val="00684722"/>
    <w:rsid w:val="0069567D"/>
    <w:rsid w:val="00697441"/>
    <w:rsid w:val="006A47D6"/>
    <w:rsid w:val="006B092D"/>
    <w:rsid w:val="006B4D37"/>
    <w:rsid w:val="006B55E7"/>
    <w:rsid w:val="006C1A04"/>
    <w:rsid w:val="006C31E4"/>
    <w:rsid w:val="006D513F"/>
    <w:rsid w:val="006E0204"/>
    <w:rsid w:val="006F42D7"/>
    <w:rsid w:val="006F5739"/>
    <w:rsid w:val="00702CA3"/>
    <w:rsid w:val="00717CDC"/>
    <w:rsid w:val="00720E4D"/>
    <w:rsid w:val="007427F1"/>
    <w:rsid w:val="00744297"/>
    <w:rsid w:val="007614B9"/>
    <w:rsid w:val="00763C06"/>
    <w:rsid w:val="00764745"/>
    <w:rsid w:val="0077143F"/>
    <w:rsid w:val="007719D6"/>
    <w:rsid w:val="00771DD7"/>
    <w:rsid w:val="00773865"/>
    <w:rsid w:val="00786CC5"/>
    <w:rsid w:val="007901EB"/>
    <w:rsid w:val="00791595"/>
    <w:rsid w:val="00791D35"/>
    <w:rsid w:val="0079372E"/>
    <w:rsid w:val="00795479"/>
    <w:rsid w:val="00796494"/>
    <w:rsid w:val="007A5FB4"/>
    <w:rsid w:val="007B73E1"/>
    <w:rsid w:val="007B7E45"/>
    <w:rsid w:val="007C08DA"/>
    <w:rsid w:val="007D08A9"/>
    <w:rsid w:val="007E2AE9"/>
    <w:rsid w:val="007F14AB"/>
    <w:rsid w:val="007F2E2B"/>
    <w:rsid w:val="00812F7E"/>
    <w:rsid w:val="00813707"/>
    <w:rsid w:val="00814178"/>
    <w:rsid w:val="00822A9C"/>
    <w:rsid w:val="00825C77"/>
    <w:rsid w:val="00825D31"/>
    <w:rsid w:val="00836A86"/>
    <w:rsid w:val="00836CD9"/>
    <w:rsid w:val="00837E00"/>
    <w:rsid w:val="0085113A"/>
    <w:rsid w:val="00856C85"/>
    <w:rsid w:val="008623D5"/>
    <w:rsid w:val="00862575"/>
    <w:rsid w:val="0086766F"/>
    <w:rsid w:val="0087204F"/>
    <w:rsid w:val="00875716"/>
    <w:rsid w:val="00887437"/>
    <w:rsid w:val="00887F28"/>
    <w:rsid w:val="00891772"/>
    <w:rsid w:val="00891845"/>
    <w:rsid w:val="00896C2E"/>
    <w:rsid w:val="008A0924"/>
    <w:rsid w:val="008A189E"/>
    <w:rsid w:val="008A397C"/>
    <w:rsid w:val="008B69BE"/>
    <w:rsid w:val="008C1285"/>
    <w:rsid w:val="008D39B0"/>
    <w:rsid w:val="008E31AA"/>
    <w:rsid w:val="008E648A"/>
    <w:rsid w:val="008F305F"/>
    <w:rsid w:val="00902299"/>
    <w:rsid w:val="0090495B"/>
    <w:rsid w:val="00912162"/>
    <w:rsid w:val="00914DF2"/>
    <w:rsid w:val="009176D9"/>
    <w:rsid w:val="00924A25"/>
    <w:rsid w:val="0092526C"/>
    <w:rsid w:val="00930F2E"/>
    <w:rsid w:val="00945FB1"/>
    <w:rsid w:val="00950B3B"/>
    <w:rsid w:val="009541D3"/>
    <w:rsid w:val="0095469A"/>
    <w:rsid w:val="009638B9"/>
    <w:rsid w:val="009659DA"/>
    <w:rsid w:val="0098061F"/>
    <w:rsid w:val="00983D0D"/>
    <w:rsid w:val="00987BA4"/>
    <w:rsid w:val="009931D5"/>
    <w:rsid w:val="009A4DB0"/>
    <w:rsid w:val="009A5C11"/>
    <w:rsid w:val="009A76E4"/>
    <w:rsid w:val="009B4BB8"/>
    <w:rsid w:val="009B51B7"/>
    <w:rsid w:val="009C15E6"/>
    <w:rsid w:val="009C1A46"/>
    <w:rsid w:val="009C2C95"/>
    <w:rsid w:val="009D3FAE"/>
    <w:rsid w:val="009E49D1"/>
    <w:rsid w:val="009E4ED1"/>
    <w:rsid w:val="009F0467"/>
    <w:rsid w:val="00A037ED"/>
    <w:rsid w:val="00A049B4"/>
    <w:rsid w:val="00A06B50"/>
    <w:rsid w:val="00A15AEA"/>
    <w:rsid w:val="00A15D96"/>
    <w:rsid w:val="00A35F53"/>
    <w:rsid w:val="00A441A7"/>
    <w:rsid w:val="00A504A4"/>
    <w:rsid w:val="00A62D6C"/>
    <w:rsid w:val="00A77207"/>
    <w:rsid w:val="00A81108"/>
    <w:rsid w:val="00A9501E"/>
    <w:rsid w:val="00A97CE9"/>
    <w:rsid w:val="00AB5EC6"/>
    <w:rsid w:val="00AC12C7"/>
    <w:rsid w:val="00AC28A9"/>
    <w:rsid w:val="00AC6E29"/>
    <w:rsid w:val="00AD06FA"/>
    <w:rsid w:val="00AD21BB"/>
    <w:rsid w:val="00AD752D"/>
    <w:rsid w:val="00AE4C5F"/>
    <w:rsid w:val="00AE722E"/>
    <w:rsid w:val="00AF2FE6"/>
    <w:rsid w:val="00AF6540"/>
    <w:rsid w:val="00B01D7A"/>
    <w:rsid w:val="00B12902"/>
    <w:rsid w:val="00B1426A"/>
    <w:rsid w:val="00B214F5"/>
    <w:rsid w:val="00B3110D"/>
    <w:rsid w:val="00B37AA6"/>
    <w:rsid w:val="00B41BD1"/>
    <w:rsid w:val="00B450EC"/>
    <w:rsid w:val="00B62666"/>
    <w:rsid w:val="00B628D8"/>
    <w:rsid w:val="00B646E0"/>
    <w:rsid w:val="00B65ADC"/>
    <w:rsid w:val="00B676D8"/>
    <w:rsid w:val="00B7581C"/>
    <w:rsid w:val="00B80F88"/>
    <w:rsid w:val="00B872A9"/>
    <w:rsid w:val="00B959E0"/>
    <w:rsid w:val="00BA1B74"/>
    <w:rsid w:val="00BA429F"/>
    <w:rsid w:val="00BA5812"/>
    <w:rsid w:val="00BA76E3"/>
    <w:rsid w:val="00BD7DAD"/>
    <w:rsid w:val="00BE06A2"/>
    <w:rsid w:val="00BE3F65"/>
    <w:rsid w:val="00BE65C3"/>
    <w:rsid w:val="00BF0670"/>
    <w:rsid w:val="00BF3954"/>
    <w:rsid w:val="00BF4569"/>
    <w:rsid w:val="00C02E70"/>
    <w:rsid w:val="00C07E22"/>
    <w:rsid w:val="00C20D81"/>
    <w:rsid w:val="00C21804"/>
    <w:rsid w:val="00C22230"/>
    <w:rsid w:val="00C34A00"/>
    <w:rsid w:val="00C358DA"/>
    <w:rsid w:val="00C36FE2"/>
    <w:rsid w:val="00C375B4"/>
    <w:rsid w:val="00C4009A"/>
    <w:rsid w:val="00C4565B"/>
    <w:rsid w:val="00C5485F"/>
    <w:rsid w:val="00C567DA"/>
    <w:rsid w:val="00C56A66"/>
    <w:rsid w:val="00C605C5"/>
    <w:rsid w:val="00C71CC0"/>
    <w:rsid w:val="00C72089"/>
    <w:rsid w:val="00C8019F"/>
    <w:rsid w:val="00C80B42"/>
    <w:rsid w:val="00C965B4"/>
    <w:rsid w:val="00CB6D84"/>
    <w:rsid w:val="00CC0177"/>
    <w:rsid w:val="00CC34A4"/>
    <w:rsid w:val="00CD56F7"/>
    <w:rsid w:val="00CD6D77"/>
    <w:rsid w:val="00D04EA0"/>
    <w:rsid w:val="00D10884"/>
    <w:rsid w:val="00D1339F"/>
    <w:rsid w:val="00D13E12"/>
    <w:rsid w:val="00D149CC"/>
    <w:rsid w:val="00D315D9"/>
    <w:rsid w:val="00D32A34"/>
    <w:rsid w:val="00D43EC3"/>
    <w:rsid w:val="00D54277"/>
    <w:rsid w:val="00D54321"/>
    <w:rsid w:val="00D57C90"/>
    <w:rsid w:val="00D61E56"/>
    <w:rsid w:val="00D71672"/>
    <w:rsid w:val="00D81A56"/>
    <w:rsid w:val="00D85676"/>
    <w:rsid w:val="00D86893"/>
    <w:rsid w:val="00DA2534"/>
    <w:rsid w:val="00DA34E6"/>
    <w:rsid w:val="00DB4DDD"/>
    <w:rsid w:val="00DC14F4"/>
    <w:rsid w:val="00DC20FA"/>
    <w:rsid w:val="00DF2AA5"/>
    <w:rsid w:val="00DF3F79"/>
    <w:rsid w:val="00E00A93"/>
    <w:rsid w:val="00E031F2"/>
    <w:rsid w:val="00E1454C"/>
    <w:rsid w:val="00E175DD"/>
    <w:rsid w:val="00E336CF"/>
    <w:rsid w:val="00E33790"/>
    <w:rsid w:val="00E374BC"/>
    <w:rsid w:val="00E4452A"/>
    <w:rsid w:val="00E46050"/>
    <w:rsid w:val="00E5040A"/>
    <w:rsid w:val="00E6509A"/>
    <w:rsid w:val="00E774A3"/>
    <w:rsid w:val="00E825F3"/>
    <w:rsid w:val="00E87577"/>
    <w:rsid w:val="00E955DA"/>
    <w:rsid w:val="00EA23E6"/>
    <w:rsid w:val="00EA70F6"/>
    <w:rsid w:val="00EB472B"/>
    <w:rsid w:val="00EB7452"/>
    <w:rsid w:val="00EC29AD"/>
    <w:rsid w:val="00ED0E0E"/>
    <w:rsid w:val="00ED503B"/>
    <w:rsid w:val="00ED5371"/>
    <w:rsid w:val="00EE2129"/>
    <w:rsid w:val="00EE28F6"/>
    <w:rsid w:val="00EE2B38"/>
    <w:rsid w:val="00EE6BB0"/>
    <w:rsid w:val="00EF71E3"/>
    <w:rsid w:val="00F01D9F"/>
    <w:rsid w:val="00F04809"/>
    <w:rsid w:val="00F12FC8"/>
    <w:rsid w:val="00F211C2"/>
    <w:rsid w:val="00F30CE9"/>
    <w:rsid w:val="00F42AE2"/>
    <w:rsid w:val="00F4632D"/>
    <w:rsid w:val="00F46E4D"/>
    <w:rsid w:val="00F615CB"/>
    <w:rsid w:val="00F61A40"/>
    <w:rsid w:val="00F623CF"/>
    <w:rsid w:val="00F667D2"/>
    <w:rsid w:val="00F760D7"/>
    <w:rsid w:val="00F81FB1"/>
    <w:rsid w:val="00F82F18"/>
    <w:rsid w:val="00F83C79"/>
    <w:rsid w:val="00F94C7D"/>
    <w:rsid w:val="00F95D37"/>
    <w:rsid w:val="00FA04DD"/>
    <w:rsid w:val="00FA36B3"/>
    <w:rsid w:val="00FB408F"/>
    <w:rsid w:val="00FB7B73"/>
    <w:rsid w:val="00FC211E"/>
    <w:rsid w:val="00FC7CEB"/>
    <w:rsid w:val="00FD7C0A"/>
    <w:rsid w:val="00FE3768"/>
    <w:rsid w:val="00FE552A"/>
    <w:rsid w:val="00FE5BDB"/>
    <w:rsid w:val="00FF3E0B"/>
    <w:rsid w:val="00FF6F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52D08"/>
  <w15:chartTrackingRefBased/>
  <w15:docId w15:val="{9BCC294C-88CD-48C0-A19F-AAF2B131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5AEA"/>
  </w:style>
  <w:style w:type="paragraph" w:styleId="1">
    <w:name w:val="heading 1"/>
    <w:basedOn w:val="a"/>
    <w:link w:val="1Char"/>
    <w:uiPriority w:val="9"/>
    <w:qFormat/>
    <w:rsid w:val="009546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B01D7A"/>
  </w:style>
  <w:style w:type="character" w:customStyle="1" w:styleId="Char">
    <w:name w:val="日期 Char"/>
    <w:basedOn w:val="a0"/>
    <w:link w:val="a3"/>
    <w:uiPriority w:val="99"/>
    <w:semiHidden/>
    <w:rsid w:val="00B01D7A"/>
  </w:style>
  <w:style w:type="paragraph" w:styleId="a4">
    <w:name w:val="List Paragraph"/>
    <w:basedOn w:val="a"/>
    <w:uiPriority w:val="34"/>
    <w:qFormat/>
    <w:rsid w:val="00945FB1"/>
    <w:pPr>
      <w:ind w:left="720"/>
      <w:contextualSpacing/>
    </w:pPr>
  </w:style>
  <w:style w:type="character" w:styleId="a5">
    <w:name w:val="Hyperlink"/>
    <w:basedOn w:val="a0"/>
    <w:uiPriority w:val="99"/>
    <w:unhideWhenUsed/>
    <w:rsid w:val="001C39B1"/>
    <w:rPr>
      <w:color w:val="0563C1" w:themeColor="hyperlink"/>
      <w:u w:val="single"/>
    </w:rPr>
  </w:style>
  <w:style w:type="character" w:customStyle="1" w:styleId="Mention">
    <w:name w:val="Mention"/>
    <w:basedOn w:val="a0"/>
    <w:uiPriority w:val="99"/>
    <w:semiHidden/>
    <w:unhideWhenUsed/>
    <w:rsid w:val="001C39B1"/>
    <w:rPr>
      <w:color w:val="2B579A"/>
      <w:shd w:val="clear" w:color="auto" w:fill="E6E6E6"/>
    </w:rPr>
  </w:style>
  <w:style w:type="table" w:styleId="a6">
    <w:name w:val="Table Grid"/>
    <w:basedOn w:val="a1"/>
    <w:uiPriority w:val="39"/>
    <w:rsid w:val="00216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924A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2">
    <w:name w:val="Grid Table 4 Accent 2"/>
    <w:basedOn w:val="a1"/>
    <w:uiPriority w:val="49"/>
    <w:rsid w:val="000C2CA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2">
    <w:name w:val="Grid Table 5 Dark Accent 2"/>
    <w:basedOn w:val="a1"/>
    <w:uiPriority w:val="50"/>
    <w:rsid w:val="00FB7B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6-2">
    <w:name w:val="Grid Table 6 Colorful Accent 2"/>
    <w:basedOn w:val="a1"/>
    <w:uiPriority w:val="51"/>
    <w:rsid w:val="00FB7B7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20">
    <w:name w:val="List Table 4 Accent 2"/>
    <w:basedOn w:val="a1"/>
    <w:uiPriority w:val="49"/>
    <w:rsid w:val="001C258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a7">
    <w:name w:val="FollowedHyperlink"/>
    <w:basedOn w:val="a0"/>
    <w:uiPriority w:val="99"/>
    <w:semiHidden/>
    <w:unhideWhenUsed/>
    <w:rsid w:val="0077143F"/>
    <w:rPr>
      <w:color w:val="954F72" w:themeColor="followedHyperlink"/>
      <w:u w:val="single"/>
    </w:rPr>
  </w:style>
  <w:style w:type="character" w:customStyle="1" w:styleId="1Char">
    <w:name w:val="标题 1 Char"/>
    <w:basedOn w:val="a0"/>
    <w:link w:val="1"/>
    <w:uiPriority w:val="9"/>
    <w:rsid w:val="0095469A"/>
    <w:rPr>
      <w:rFonts w:ascii="Times New Roman" w:eastAsia="Times New Roman" w:hAnsi="Times New Roman" w:cs="Times New Roman"/>
      <w:b/>
      <w:bCs/>
      <w:kern w:val="36"/>
      <w:sz w:val="48"/>
      <w:szCs w:val="48"/>
    </w:rPr>
  </w:style>
  <w:style w:type="paragraph" w:styleId="a8">
    <w:name w:val="Balloon Text"/>
    <w:basedOn w:val="a"/>
    <w:link w:val="Char0"/>
    <w:uiPriority w:val="99"/>
    <w:semiHidden/>
    <w:unhideWhenUsed/>
    <w:rsid w:val="00F667D2"/>
    <w:pPr>
      <w:spacing w:after="0" w:line="240" w:lineRule="auto"/>
    </w:pPr>
    <w:rPr>
      <w:sz w:val="18"/>
      <w:szCs w:val="18"/>
    </w:rPr>
  </w:style>
  <w:style w:type="character" w:customStyle="1" w:styleId="Char0">
    <w:name w:val="批注框文本 Char"/>
    <w:basedOn w:val="a0"/>
    <w:link w:val="a8"/>
    <w:uiPriority w:val="99"/>
    <w:semiHidden/>
    <w:rsid w:val="00F667D2"/>
    <w:rPr>
      <w:sz w:val="18"/>
      <w:szCs w:val="18"/>
    </w:rPr>
  </w:style>
  <w:style w:type="paragraph" w:styleId="a9">
    <w:name w:val="header"/>
    <w:basedOn w:val="a"/>
    <w:link w:val="Char1"/>
    <w:uiPriority w:val="99"/>
    <w:unhideWhenUsed/>
    <w:rsid w:val="007719D6"/>
    <w:pPr>
      <w:tabs>
        <w:tab w:val="center" w:pos="4320"/>
        <w:tab w:val="right" w:pos="8640"/>
      </w:tabs>
      <w:spacing w:after="0" w:line="240" w:lineRule="auto"/>
    </w:pPr>
  </w:style>
  <w:style w:type="character" w:customStyle="1" w:styleId="Char1">
    <w:name w:val="页眉 Char"/>
    <w:basedOn w:val="a0"/>
    <w:link w:val="a9"/>
    <w:uiPriority w:val="99"/>
    <w:rsid w:val="007719D6"/>
  </w:style>
  <w:style w:type="paragraph" w:styleId="aa">
    <w:name w:val="footer"/>
    <w:basedOn w:val="a"/>
    <w:link w:val="Char2"/>
    <w:uiPriority w:val="99"/>
    <w:unhideWhenUsed/>
    <w:rsid w:val="007719D6"/>
    <w:pPr>
      <w:tabs>
        <w:tab w:val="center" w:pos="4320"/>
        <w:tab w:val="right" w:pos="8640"/>
      </w:tabs>
      <w:spacing w:after="0" w:line="240" w:lineRule="auto"/>
    </w:pPr>
  </w:style>
  <w:style w:type="character" w:customStyle="1" w:styleId="Char2">
    <w:name w:val="页脚 Char"/>
    <w:basedOn w:val="a0"/>
    <w:link w:val="aa"/>
    <w:uiPriority w:val="99"/>
    <w:rsid w:val="007719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702940">
      <w:bodyDiv w:val="1"/>
      <w:marLeft w:val="0"/>
      <w:marRight w:val="0"/>
      <w:marTop w:val="0"/>
      <w:marBottom w:val="0"/>
      <w:divBdr>
        <w:top w:val="none" w:sz="0" w:space="0" w:color="auto"/>
        <w:left w:val="none" w:sz="0" w:space="0" w:color="auto"/>
        <w:bottom w:val="none" w:sz="0" w:space="0" w:color="auto"/>
        <w:right w:val="none" w:sz="0" w:space="0" w:color="auto"/>
      </w:divBdr>
    </w:div>
    <w:div w:id="1240409312">
      <w:bodyDiv w:val="1"/>
      <w:marLeft w:val="0"/>
      <w:marRight w:val="0"/>
      <w:marTop w:val="0"/>
      <w:marBottom w:val="0"/>
      <w:divBdr>
        <w:top w:val="none" w:sz="0" w:space="0" w:color="auto"/>
        <w:left w:val="none" w:sz="0" w:space="0" w:color="auto"/>
        <w:bottom w:val="none" w:sz="0" w:space="0" w:color="auto"/>
        <w:right w:val="none" w:sz="0" w:space="0" w:color="auto"/>
      </w:divBdr>
    </w:div>
    <w:div w:id="1288776493">
      <w:bodyDiv w:val="1"/>
      <w:marLeft w:val="0"/>
      <w:marRight w:val="0"/>
      <w:marTop w:val="0"/>
      <w:marBottom w:val="0"/>
      <w:divBdr>
        <w:top w:val="none" w:sz="0" w:space="0" w:color="auto"/>
        <w:left w:val="none" w:sz="0" w:space="0" w:color="auto"/>
        <w:bottom w:val="none" w:sz="0" w:space="0" w:color="auto"/>
        <w:right w:val="none" w:sz="0" w:space="0" w:color="auto"/>
      </w:divBdr>
    </w:div>
    <w:div w:id="1815020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stackoverflow.com/questions/23708898/pip-is-not-recognized-as-an-internal-or-external-comman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30C3D-1E66-4ABA-98FE-55F6320D4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2580</Words>
  <Characters>14712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LANXUE</dc:creator>
  <cp:keywords/>
  <dc:description/>
  <cp:lastModifiedBy>wuji liu</cp:lastModifiedBy>
  <cp:revision>2</cp:revision>
  <cp:lastPrinted>2018-08-27T15:19:00Z</cp:lastPrinted>
  <dcterms:created xsi:type="dcterms:W3CDTF">2018-11-04T16:02:00Z</dcterms:created>
  <dcterms:modified xsi:type="dcterms:W3CDTF">2018-11-04T16:02:00Z</dcterms:modified>
</cp:coreProperties>
</file>