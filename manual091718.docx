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01867C7" w14:textId="177A37F5" w:rsidR="009C1A46"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Jay Lee, Kent State University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41DB4844" w14:textId="3417E530" w:rsidR="00F95D37"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r w:rsidR="00157F16" w:rsidRPr="00157F16">
        <w:rPr>
          <w:rFonts w:ascii="Times New Roman" w:hAnsi="Times New Roman" w:cs="Times New Roman"/>
          <w:sz w:val="24"/>
          <w:szCs w:val="24"/>
        </w:rPr>
        <w:t>Zhuo Chen</w:t>
      </w:r>
      <w:r>
        <w:rPr>
          <w:rFonts w:ascii="Times New Roman" w:hAnsi="Times New Roman" w:cs="Times New Roman"/>
          <w:sz w:val="24"/>
          <w:szCs w:val="24"/>
        </w:rPr>
        <w:t xml:space="preserve">, </w:t>
      </w:r>
      <w:r w:rsidR="00157F16" w:rsidRPr="00157F16">
        <w:rPr>
          <w:rFonts w:ascii="Times New Roman" w:hAnsi="Times New Roman" w:cs="Times New Roman"/>
          <w:sz w:val="24"/>
          <w:szCs w:val="24"/>
        </w:rPr>
        <w:t>Lanxue Dang</w:t>
      </w:r>
      <w:r>
        <w:rPr>
          <w:rFonts w:ascii="Times New Roman" w:hAnsi="Times New Roman" w:cs="Times New Roman"/>
          <w:sz w:val="24"/>
          <w:szCs w:val="24"/>
        </w:rPr>
        <w:t xml:space="preserve">, </w:t>
      </w:r>
      <w:r w:rsidRPr="00F95D37">
        <w:rPr>
          <w:rFonts w:ascii="Times New Roman" w:hAnsi="Times New Roman" w:cs="Times New Roman"/>
          <w:sz w:val="24"/>
          <w:szCs w:val="24"/>
        </w:rPr>
        <w:t xml:space="preserve">Zhenliang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Bozhi Wang, </w:t>
      </w:r>
      <w:r w:rsidR="00157F16" w:rsidRPr="00157F16">
        <w:rPr>
          <w:rFonts w:ascii="Times New Roman" w:hAnsi="Times New Roman" w:cs="Times New Roman"/>
          <w:sz w:val="24"/>
          <w:szCs w:val="24"/>
        </w:rPr>
        <w:t>Xinyue Ye</w:t>
      </w:r>
    </w:p>
    <w:p w14:paraId="7D6F695C" w14:textId="64A48B78" w:rsidR="00157F16" w:rsidRPr="00786CC5" w:rsidRDefault="00F95D37">
      <w:pPr>
        <w:rPr>
          <w:rFonts w:ascii="Times New Roman" w:hAnsi="Times New Roman" w:cs="Times New Roman"/>
          <w:sz w:val="24"/>
          <w:szCs w:val="24"/>
          <w:rPrChange w:id="0" w:author="wuji liu" w:date="2018-09-17T02:15:00Z">
            <w:rPr>
              <w:rFonts w:ascii="Times New Roman" w:hAnsi="Times New Roman" w:cs="Times New Roman"/>
              <w:sz w:val="24"/>
              <w:szCs w:val="24"/>
              <w:highlight w:val="yellow"/>
            </w:rPr>
          </w:rPrChange>
        </w:rPr>
      </w:pPr>
      <w:del w:id="1" w:author="wuji liu" w:date="2018-09-17T02:15:00Z">
        <w:r w:rsidRPr="00786CC5" w:rsidDel="00786CC5">
          <w:rPr>
            <w:rFonts w:ascii="Times New Roman" w:hAnsi="Times New Roman" w:cs="Times New Roman"/>
            <w:sz w:val="24"/>
            <w:szCs w:val="24"/>
            <w:rPrChange w:id="2" w:author="wuji liu" w:date="2018-09-17T02:15:00Z">
              <w:rPr>
                <w:rFonts w:ascii="Times New Roman" w:hAnsi="Times New Roman" w:cs="Times New Roman"/>
                <w:sz w:val="24"/>
                <w:szCs w:val="24"/>
                <w:highlight w:val="yellow"/>
              </w:rPr>
            </w:rPrChange>
          </w:rPr>
          <w:delText>Your Name (here)</w:delText>
        </w:r>
      </w:del>
      <w:ins w:id="3" w:author="wuji liu" w:date="2018-09-17T02:15:00Z">
        <w:r w:rsidR="00786CC5" w:rsidRPr="00786CC5">
          <w:rPr>
            <w:rFonts w:ascii="Times New Roman" w:hAnsi="Times New Roman" w:cs="Times New Roman"/>
            <w:sz w:val="24"/>
            <w:szCs w:val="24"/>
            <w:rPrChange w:id="4" w:author="wuji liu" w:date="2018-09-17T02:15:00Z">
              <w:rPr>
                <w:rFonts w:ascii="Times New Roman" w:hAnsi="Times New Roman" w:cs="Times New Roman"/>
                <w:sz w:val="24"/>
                <w:szCs w:val="24"/>
                <w:highlight w:val="yellow"/>
              </w:rPr>
            </w:rPrChange>
          </w:rPr>
          <w:t>Wuji Liu</w:t>
        </w:r>
      </w:ins>
    </w:p>
    <w:p w14:paraId="08A37AD7" w14:textId="77777777" w:rsidR="00F95D37" w:rsidRDefault="00F95D37">
      <w:pPr>
        <w:rPr>
          <w:rFonts w:ascii="Times New Roman" w:hAnsi="Times New Roman" w:cs="Times New Roman"/>
          <w:sz w:val="24"/>
          <w:szCs w:val="24"/>
        </w:rPr>
      </w:pPr>
    </w:p>
    <w:p w14:paraId="4D79194C" w14:textId="1530E011"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del w:id="5" w:author="wuji liu" w:date="2018-09-17T02:20:00Z">
        <w:r w:rsidRPr="00157F16" w:rsidDel="007719D6">
          <w:rPr>
            <w:rFonts w:ascii="Times New Roman" w:hAnsi="Times New Roman" w:cs="Times New Roman"/>
            <w:sz w:val="24"/>
            <w:szCs w:val="24"/>
          </w:rPr>
          <w:delText xml:space="preserve">August </w:delText>
        </w:r>
      </w:del>
      <w:ins w:id="6" w:author="wuji liu" w:date="2018-09-17T02:20:00Z">
        <w:r w:rsidR="007719D6">
          <w:rPr>
            <w:rFonts w:ascii="Times New Roman" w:hAnsi="Times New Roman" w:cs="Times New Roman"/>
            <w:sz w:val="24"/>
            <w:szCs w:val="24"/>
          </w:rPr>
          <w:t>September</w:t>
        </w:r>
        <w:r w:rsidR="007719D6" w:rsidRPr="00157F16">
          <w:rPr>
            <w:rFonts w:ascii="Times New Roman" w:hAnsi="Times New Roman" w:cs="Times New Roman"/>
            <w:sz w:val="24"/>
            <w:szCs w:val="24"/>
          </w:rPr>
          <w:t xml:space="preserve"> </w:t>
        </w:r>
      </w:ins>
      <w:del w:id="7" w:author="wuji liu" w:date="2018-09-17T02:20:00Z">
        <w:r w:rsidRPr="00157F16" w:rsidDel="007719D6">
          <w:rPr>
            <w:rFonts w:ascii="Times New Roman" w:hAnsi="Times New Roman" w:cs="Times New Roman"/>
            <w:sz w:val="24"/>
            <w:szCs w:val="24"/>
          </w:rPr>
          <w:delText>27</w:delText>
        </w:r>
      </w:del>
      <w:ins w:id="8" w:author="wuji liu" w:date="2018-09-17T02:20:00Z">
        <w:r w:rsidR="007719D6">
          <w:rPr>
            <w:rFonts w:ascii="Times New Roman" w:hAnsi="Times New Roman" w:cs="Times New Roman"/>
            <w:sz w:val="24"/>
            <w:szCs w:val="24"/>
          </w:rPr>
          <w:t>1</w:t>
        </w:r>
        <w:r w:rsidR="007719D6" w:rsidRPr="00157F16">
          <w:rPr>
            <w:rFonts w:ascii="Times New Roman" w:hAnsi="Times New Roman" w:cs="Times New Roman"/>
            <w:sz w:val="24"/>
            <w:szCs w:val="24"/>
          </w:rPr>
          <w:t>7</w:t>
        </w:r>
      </w:ins>
      <w:r w:rsidRPr="00157F16">
        <w:rPr>
          <w:rFonts w:ascii="Times New Roman" w:hAnsi="Times New Roman" w:cs="Times New Roman"/>
          <w:sz w:val="24"/>
          <w:szCs w:val="24"/>
        </w:rPr>
        <w:t>, 2018</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9"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0" w:name="_Hlk486236449"/>
      <w:bookmarkEnd w:id="9"/>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11" w:name="OLE_LINK6"/>
      <w:bookmarkEnd w:id="10"/>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11"/>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12"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12"/>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This network generator is designed to generate networks with different configuration, such as Random network, Full network, Circle Network, Pre</w:t>
      </w:r>
      <w:r w:rsidR="004979D3">
        <w:rPr>
          <w:rFonts w:ascii="Times New Roman" w:hAnsi="Times New Roman" w:cs="Times New Roman"/>
        </w:rPr>
        <w:t>f</w:t>
      </w:r>
      <w:r w:rsidR="003A1394" w:rsidRPr="005F0426">
        <w:rPr>
          <w:rFonts w:ascii="Times New Roman" w:hAnsi="Times New Roman" w:cs="Times New Roman"/>
        </w:rPr>
        <w:t>attached network, SmallWord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(Clauset-Newman-Moore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33EA11A1" w:rsidR="00482148" w:rsidRDefault="00482148" w:rsidP="00482148">
      <w:pPr>
        <w:rPr>
          <w:rFonts w:ascii="Times New Roman" w:hAnsi="Times New Roman" w:cs="Times New Roman"/>
        </w:rPr>
      </w:pPr>
      <w:r w:rsidRPr="005F0426">
        <w:rPr>
          <w:rFonts w:ascii="Times New Roman" w:hAnsi="Times New Roman" w:cs="Times New Roman"/>
        </w:rPr>
        <w:t>2.1 Environment Requirements2.2 Installation</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13" w:name="OLE_LINK12"/>
      <w:bookmarkStart w:id="14" w:name="OLE_LINK13"/>
      <w:r w:rsidR="001930AD">
        <w:rPr>
          <w:rFonts w:ascii="Times New Roman" w:hAnsi="Times New Roman" w:cs="Times New Roman"/>
        </w:rPr>
        <w:t>softwares_and_packages</w:t>
      </w:r>
      <w:bookmarkEnd w:id="13"/>
      <w:bookmarkEnd w:id="14"/>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r w:rsidRPr="00F667D2">
        <w:rPr>
          <w:rFonts w:ascii="Times New Roman" w:hAnsi="Times New Roman" w:cs="Times New Roman"/>
        </w:rPr>
        <w:t>i.</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r w:rsidR="00DF3F79">
        <w:rPr>
          <w:rFonts w:ascii="Times New Roman" w:hAnsi="Times New Roman" w:cs="Times New Roman"/>
        </w:rPr>
        <w:t>.</w:t>
      </w:r>
      <w:r w:rsidRPr="00F667D2">
        <w:rPr>
          <w:rFonts w:ascii="Times New Roman" w:hAnsi="Times New Roman" w:cs="Times New Roman"/>
        </w:rPr>
        <w:t>ii.</w:t>
      </w:r>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or  anaconda,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r w:rsidR="00C56A66" w:rsidRPr="00C56A66">
        <w:rPr>
          <w:rFonts w:ascii="Times New Roman" w:hAnsi="Times New Roman" w:cs="Times New Roman"/>
          <w:i/>
          <w:color w:val="FF0000"/>
        </w:rPr>
        <w:t>softwares_and_packages</w:t>
      </w:r>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PyQt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15FB0F92"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15" w:name="OLE_LINK10"/>
      <w:bookmarkStart w:id="16" w:name="OLE_LINK11"/>
      <w:r w:rsidR="00266536" w:rsidRPr="00266536">
        <w:rPr>
          <w:rFonts w:ascii="Times New Roman" w:hAnsi="Times New Roman" w:cs="Times New Roman"/>
        </w:rPr>
        <w:t>numpy</w:t>
      </w:r>
      <w:bookmarkEnd w:id="15"/>
      <w:bookmarkEnd w:id="16"/>
      <w:r w:rsidR="002067A8">
        <w:rPr>
          <w:rFonts w:ascii="Times New Roman" w:hAnsi="Times New Roman" w:cs="Times New Roman"/>
        </w:rPr>
        <w:t>, matplotlib, Snap</w:t>
      </w:r>
      <w:r w:rsidR="00D54321">
        <w:rPr>
          <w:rFonts w:ascii="Times New Roman" w:hAnsi="Times New Roman" w:cs="Times New Roman"/>
        </w:rPr>
        <w:t xml:space="preserve"> </w:t>
      </w:r>
      <w:r w:rsidR="002067A8">
        <w:rPr>
          <w:rFonts w:ascii="Times New Roman" w:hAnsi="Times New Roman" w:cs="Times New Roman"/>
        </w:rPr>
        <w:t>and xlrd</w:t>
      </w:r>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a4"/>
        <w:numPr>
          <w:ilvl w:val="0"/>
          <w:numId w:val="1"/>
        </w:numPr>
        <w:rPr>
          <w:rFonts w:ascii="Times New Roman" w:hAnsi="Times New Roman" w:cs="Times New Roman"/>
          <w:i/>
          <w:color w:val="FF0000"/>
          <w:sz w:val="24"/>
          <w:szCs w:val="24"/>
        </w:rPr>
      </w:pPr>
      <w:bookmarkStart w:id="17"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a5"/>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a4"/>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17"/>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Pr="00A15AEA" w:rsidRDefault="00A15AEA" w:rsidP="00482148">
      <w:pPr>
        <w:rPr>
          <w:rFonts w:ascii="Times New Roman" w:hAnsi="Times New Roman" w:cs="Times New Roman"/>
        </w:rPr>
      </w:pPr>
    </w:p>
    <w:p w14:paraId="6F3C70C8" w14:textId="77777777" w:rsidR="00482148" w:rsidRDefault="00482148" w:rsidP="00482148">
      <w:pPr>
        <w:rPr>
          <w:rFonts w:ascii="Times New Roman" w:hAnsi="Times New Roman" w:cs="Times New Roman"/>
        </w:rPr>
      </w:pPr>
      <w:r>
        <w:rPr>
          <w:rFonts w:ascii="Times New Roman" w:hAnsi="Times New Roman" w:cs="Times New Roman"/>
        </w:rPr>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r w:rsidR="00A15AEA" w:rsidRPr="00A15AEA">
        <w:rPr>
          <w:rFonts w:ascii="Times New Roman" w:hAnsi="Times New Roman" w:cs="Times New Roman"/>
        </w:rPr>
        <w:t>SocialNetworkSimulator</w:t>
      </w:r>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4-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lastRenderedPageBreak/>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18"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18"/>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9" w:name="OLE_LINK5"/>
            <w:r>
              <w:rPr>
                <w:rFonts w:ascii="Times New Roman" w:hAnsi="Times New Roman" w:cs="Times New Roman"/>
              </w:rPr>
              <w:t>Conduct community detection with CNM algorithm</w:t>
            </w:r>
            <w:bookmarkEnd w:id="19"/>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GirvanNewman</w:t>
            </w:r>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Conduct community detection with GirvanNewman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20"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20"/>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4-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RewireProb</w:t>
            </w:r>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FwdProb</w:t>
            </w:r>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BckProb</w:t>
            </w:r>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21" w:name="OLE_LINK7"/>
      <w:bookmarkStart w:id="22"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map, or leave it alone to get a network without any base map. </w:t>
      </w:r>
      <w:bookmarkEnd w:id="21"/>
      <w:bookmarkEnd w:id="22"/>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23" w:name="OLE_LINK14"/>
      <w:bookmarkStart w:id="24" w:name="OLE_LINK15"/>
      <w:r w:rsidR="000A4A6E" w:rsidRPr="000A4A6E">
        <w:rPr>
          <w:rFonts w:ascii="Times New Roman" w:hAnsi="Times New Roman" w:cs="Times New Roman" w:hint="eastAsia"/>
        </w:rPr>
        <w:t>→</w:t>
      </w:r>
      <w:bookmarkEnd w:id="23"/>
      <w:bookmarkEnd w:id="24"/>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map, or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r w:rsidRPr="00BA5812">
        <w:rPr>
          <w:rFonts w:ascii="Times New Roman" w:hAnsi="Times New Roman" w:cs="Times New Roman"/>
          <w:b/>
        </w:rPr>
        <w:t>NetworkID</w:t>
      </w:r>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r w:rsidR="000A4A6E">
        <w:rPr>
          <w:rFonts w:ascii="Times New Roman" w:hAnsi="Times New Roman" w:cs="Times New Roman"/>
        </w:rPr>
        <w:t xml:space="preserve">If  </w:t>
      </w:r>
      <w:r w:rsidR="00ED0E0E">
        <w:rPr>
          <w:rFonts w:ascii="Times New Roman" w:hAnsi="Times New Roman" w:cs="Times New Roman"/>
        </w:rPr>
        <w:t xml:space="preserve">you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ins w:id="25" w:author="wuji liu" w:date="2018-09-17T02:16:00Z"/>
          <w:rFonts w:ascii="Times New Roman" w:hAnsi="Times New Roman" w:cs="Times New Roman"/>
        </w:rPr>
      </w:pPr>
      <w:ins w:id="26" w:author="wuji liu" w:date="2018-09-17T02:16:00Z">
        <w:r>
          <w:rPr>
            <w:rFonts w:ascii="Times New Roman" w:hAnsi="Times New Roman" w:cs="Times New Roman"/>
          </w:rPr>
          <w:t>3.3 Save a Network</w:t>
        </w:r>
      </w:ins>
    </w:p>
    <w:p w14:paraId="1293CC8F" w14:textId="77777777" w:rsidR="00786CC5" w:rsidRDefault="00786CC5" w:rsidP="00786CC5">
      <w:pPr>
        <w:rPr>
          <w:ins w:id="27" w:author="wuji liu" w:date="2018-09-17T02:16:00Z"/>
          <w:rFonts w:ascii="Times New Roman" w:hAnsi="Times New Roman" w:cs="Times New Roman"/>
        </w:rPr>
      </w:pPr>
      <w:ins w:id="28" w:author="wuji liu" w:date="2018-09-17T02:16:00Z">
        <w:r>
          <w:rPr>
            <w:rFonts w:ascii="Times New Roman" w:hAnsi="Times New Roman" w:cs="Times New Roman"/>
          </w:rPr>
          <w:t>To save a network, please follow these steps:</w:t>
        </w:r>
      </w:ins>
    </w:p>
    <w:p w14:paraId="4B1B3FD3" w14:textId="77777777" w:rsidR="00786CC5" w:rsidRPr="00340E25" w:rsidRDefault="00786CC5" w:rsidP="00786CC5">
      <w:pPr>
        <w:pStyle w:val="a4"/>
        <w:numPr>
          <w:ilvl w:val="0"/>
          <w:numId w:val="3"/>
        </w:numPr>
        <w:rPr>
          <w:ins w:id="29" w:author="wuji liu" w:date="2018-09-17T02:16:00Z"/>
          <w:rFonts w:ascii="Times New Roman" w:hAnsi="Times New Roman" w:cs="Times New Roman"/>
        </w:rPr>
      </w:pPr>
      <w:ins w:id="30" w:author="wuji liu" w:date="2018-09-17T02:16:00Z">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ins>
    </w:p>
    <w:p w14:paraId="6F6C4C21" w14:textId="15CB146B" w:rsidR="00786CC5" w:rsidRPr="00340E25" w:rsidRDefault="00786CC5" w:rsidP="00786CC5">
      <w:pPr>
        <w:pStyle w:val="a4"/>
        <w:rPr>
          <w:ins w:id="31" w:author="wuji liu" w:date="2018-09-17T02:16:00Z"/>
          <w:rFonts w:ascii="Times New Roman" w:hAnsi="Times New Roman" w:cs="Times New Roman"/>
        </w:rPr>
      </w:pPr>
      <w:ins w:id="32" w:author="wuji liu" w:date="2018-09-17T02:16:00Z">
        <w:r>
          <w:rPr>
            <w:rFonts w:ascii="Times New Roman" w:hAnsi="Times New Roman" w:cs="Times New Roman"/>
          </w:rPr>
          <w:t xml:space="preserve">Note: File should be saved as </w:t>
        </w:r>
      </w:ins>
      <w:ins w:id="33" w:author="wuji liu" w:date="2018-09-17T02:17:00Z">
        <w:r>
          <w:rPr>
            <w:rFonts w:ascii="Times New Roman" w:hAnsi="Times New Roman" w:cs="Times New Roman"/>
          </w:rPr>
          <w:t>*.</w:t>
        </w:r>
      </w:ins>
      <w:ins w:id="34" w:author="wuji liu" w:date="2018-09-17T02:16:00Z">
        <w:r>
          <w:rPr>
            <w:rFonts w:ascii="Times New Roman" w:hAnsi="Times New Roman" w:cs="Times New Roman"/>
          </w:rPr>
          <w:t>txt.</w:t>
        </w:r>
      </w:ins>
    </w:p>
    <w:p w14:paraId="17875EDA" w14:textId="3C139D4B" w:rsidR="00786CC5" w:rsidRDefault="00786CC5" w:rsidP="00F760D7">
      <w:pPr>
        <w:rPr>
          <w:ins w:id="35" w:author="wuji liu" w:date="2018-09-17T02:17:00Z"/>
          <w:rFonts w:ascii="Times New Roman" w:hAnsi="Times New Roman" w:cs="Times New Roman"/>
          <w:b/>
        </w:rPr>
      </w:pPr>
      <w:ins w:id="36" w:author="wuji liu" w:date="2018-09-17T02:17:00Z">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1">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ins>
    </w:p>
    <w:p w14:paraId="639D06C9" w14:textId="77777777" w:rsidR="00786CC5" w:rsidRDefault="00786CC5" w:rsidP="00786CC5">
      <w:pPr>
        <w:rPr>
          <w:ins w:id="37" w:author="wuji liu" w:date="2018-09-17T02:17:00Z"/>
          <w:rFonts w:ascii="Times New Roman" w:hAnsi="Times New Roman" w:cs="Times New Roman"/>
        </w:rPr>
      </w:pPr>
      <w:ins w:id="38" w:author="wuji liu" w:date="2018-09-17T02:17:00Z">
        <w:r>
          <w:rPr>
            <w:rFonts w:ascii="Times New Roman" w:hAnsi="Times New Roman" w:cs="Times New Roman"/>
          </w:rPr>
          <w:lastRenderedPageBreak/>
          <w:t>3.4 Load a Network</w:t>
        </w:r>
      </w:ins>
    </w:p>
    <w:p w14:paraId="1A1A4BF3" w14:textId="77777777" w:rsidR="00786CC5" w:rsidRDefault="00786CC5" w:rsidP="00786CC5">
      <w:pPr>
        <w:rPr>
          <w:ins w:id="39" w:author="wuji liu" w:date="2018-09-17T02:17:00Z"/>
          <w:rFonts w:ascii="Times New Roman" w:hAnsi="Times New Roman" w:cs="Times New Roman"/>
        </w:rPr>
      </w:pPr>
      <w:ins w:id="40" w:author="wuji liu" w:date="2018-09-17T02:17:00Z">
        <w:r>
          <w:rPr>
            <w:rFonts w:ascii="Times New Roman" w:hAnsi="Times New Roman" w:cs="Times New Roman"/>
          </w:rPr>
          <w:t>To load a network, please follow these steps:</w:t>
        </w:r>
      </w:ins>
    </w:p>
    <w:p w14:paraId="7DE07793" w14:textId="77777777" w:rsidR="00786CC5" w:rsidRPr="00340E25" w:rsidRDefault="00786CC5" w:rsidP="00786CC5">
      <w:pPr>
        <w:pStyle w:val="a4"/>
        <w:numPr>
          <w:ilvl w:val="0"/>
          <w:numId w:val="4"/>
        </w:numPr>
        <w:rPr>
          <w:ins w:id="41" w:author="wuji liu" w:date="2018-09-17T02:17:00Z"/>
          <w:rFonts w:ascii="Times New Roman" w:hAnsi="Times New Roman" w:cs="Times New Roman"/>
        </w:rPr>
      </w:pPr>
      <w:ins w:id="42" w:author="wuji liu" w:date="2018-09-17T02:17:00Z">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ins>
    </w:p>
    <w:p w14:paraId="2ADB090A" w14:textId="7EEEF243" w:rsidR="00786CC5" w:rsidRDefault="00786CC5" w:rsidP="00F760D7">
      <w:pPr>
        <w:rPr>
          <w:ins w:id="43" w:author="wuji liu" w:date="2018-09-17T02:16:00Z"/>
          <w:rFonts w:ascii="Times New Roman" w:hAnsi="Times New Roman" w:cs="Times New Roman"/>
          <w:b/>
        </w:rPr>
      </w:pPr>
      <w:ins w:id="44" w:author="wuji liu" w:date="2018-09-17T02:18:00Z">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ins>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GirvanNewman</w:t>
      </w:r>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r w:rsidR="00856C85">
        <w:rPr>
          <w:rFonts w:ascii="Times New Roman" w:hAnsi="Times New Roman" w:cs="Times New Roman"/>
        </w:rPr>
        <w:t xml:space="preserve">algorithm </w:t>
      </w:r>
      <w:r w:rsidR="009E49D1">
        <w:rPr>
          <w:rFonts w:ascii="Times New Roman" w:hAnsi="Times New Roman" w:cs="Times New Roman"/>
        </w:rPr>
        <w:t xml:space="preserve"> is a random</w:t>
      </w:r>
      <w:r w:rsidR="00856C85">
        <w:rPr>
          <w:rFonts w:ascii="Times New Roman" w:hAnsi="Times New Roman" w:cs="Times New Roman"/>
        </w:rPr>
        <w:t xml:space="preserve">method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into </w:t>
      </w:r>
      <w:r w:rsidR="003C1FD2">
        <w:rPr>
          <w:rFonts w:ascii="Times New Roman" w:hAnsi="Times New Roman" w:cs="Times New Roman"/>
        </w:rPr>
        <w:t xml:space="preserve"> </w:t>
      </w:r>
      <w:r w:rsidR="00837E00">
        <w:rPr>
          <w:rFonts w:ascii="Times New Roman" w:hAnsi="Times New Roman" w:cs="Times New Roman"/>
        </w:rPr>
        <w:t xml:space="preserve">blue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2A0A86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That is to say, an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081601" w:rsidRDefault="00720E4D">
      <w:pPr>
        <w:rPr>
          <w:ins w:id="45" w:author="wuji liu" w:date="2018-09-21T21:20:00Z"/>
          <w:rFonts w:ascii="Times New Roman" w:hAnsi="Times New Roman" w:cs="Times New Roman"/>
          <w:rPrChange w:id="46" w:author="wuji liu" w:date="2018-09-21T21:24:00Z">
            <w:rPr>
              <w:ins w:id="47" w:author="wuji liu" w:date="2018-09-21T21:20:00Z"/>
              <w:rFonts w:ascii="Times New Roman" w:hAnsi="Times New Roman" w:cs="Times New Roman"/>
              <w:b/>
            </w:rPr>
          </w:rPrChange>
        </w:rPr>
      </w:pPr>
      <w:ins w:id="48" w:author="wuji liu" w:date="2018-09-21T21:13:00Z">
        <w:r>
          <w:rPr>
            <w:rFonts w:ascii="Times New Roman" w:hAnsi="Times New Roman" w:cs="Times New Roman"/>
          </w:rPr>
          <w:t xml:space="preserve">(1) </w:t>
        </w:r>
      </w:ins>
      <w:ins w:id="49" w:author="wuji liu" w:date="2018-09-21T21:19:00Z">
        <w:r>
          <w:rPr>
            <w:rFonts w:ascii="Times New Roman" w:hAnsi="Times New Roman" w:cs="Times New Roman"/>
          </w:rPr>
          <w:t xml:space="preserve">Choose </w:t>
        </w:r>
        <w:r w:rsidRPr="00720E4D">
          <w:rPr>
            <w:rFonts w:ascii="Times New Roman" w:hAnsi="Times New Roman" w:cs="Times New Roman"/>
            <w:b/>
            <w:rPrChange w:id="50" w:author="wuji liu" w:date="2018-09-21T21:19:00Z">
              <w:rPr>
                <w:rFonts w:ascii="Times New Roman" w:hAnsi="Times New Roman" w:cs="Times New Roman"/>
              </w:rPr>
            </w:rPrChange>
          </w:rPr>
          <w:t>DataPreProcess</w:t>
        </w:r>
        <w:r w:rsidRPr="00DA2534">
          <w:rPr>
            <w:rFonts w:ascii="Times New Roman" w:hAnsi="Times New Roman" w:cs="Times New Roman" w:hint="eastAsia"/>
            <w:b/>
          </w:rPr>
          <w:t>→</w:t>
        </w:r>
        <w:r>
          <w:rPr>
            <w:rFonts w:ascii="Times New Roman" w:hAnsi="Times New Roman" w:cs="Times New Roman" w:hint="eastAsia"/>
            <w:b/>
          </w:rPr>
          <w:t>Generate CityNetwork File</w:t>
        </w:r>
        <w:r>
          <w:rPr>
            <w:rFonts w:ascii="Times New Roman" w:hAnsi="Times New Roman" w:cs="Times New Roman"/>
            <w:b/>
          </w:rPr>
          <w:t xml:space="preserve"> </w:t>
        </w:r>
        <w:r w:rsidRPr="00081601">
          <w:rPr>
            <w:rFonts w:ascii="Times New Roman" w:hAnsi="Times New Roman" w:cs="Times New Roman"/>
            <w:rPrChange w:id="51" w:author="wuji liu" w:date="2018-09-21T21:24:00Z">
              <w:rPr>
                <w:rFonts w:ascii="Times New Roman" w:hAnsi="Times New Roman" w:cs="Times New Roman"/>
                <w:b/>
              </w:rPr>
            </w:rPrChange>
          </w:rPr>
          <w:t>to generate city</w:t>
        </w:r>
      </w:ins>
      <w:ins w:id="52" w:author="wuji liu" w:date="2018-09-21T21:20:00Z">
        <w:r w:rsidRPr="00081601">
          <w:rPr>
            <w:rFonts w:ascii="Times New Roman" w:hAnsi="Times New Roman" w:cs="Times New Roman"/>
            <w:rPrChange w:id="53" w:author="wuji liu" w:date="2018-09-21T21:24:00Z">
              <w:rPr>
                <w:rFonts w:ascii="Times New Roman" w:hAnsi="Times New Roman" w:cs="Times New Roman"/>
                <w:b/>
              </w:rPr>
            </w:rPrChange>
          </w:rPr>
          <w:t>network.txt</w:t>
        </w:r>
      </w:ins>
      <w:ins w:id="54" w:author="wuji liu" w:date="2018-09-21T21:25:00Z">
        <w:r w:rsidR="00081601">
          <w:rPr>
            <w:rFonts w:ascii="Times New Roman" w:hAnsi="Times New Roman" w:cs="Times New Roman"/>
          </w:rPr>
          <w:br/>
          <w:t xml:space="preserve">      Please choose a valid city location file which contains XY city coordinates.</w:t>
        </w:r>
      </w:ins>
    </w:p>
    <w:p w14:paraId="6A0BD6C0" w14:textId="10113BE3" w:rsidR="00081601" w:rsidRDefault="00081601">
      <w:pPr>
        <w:rPr>
          <w:ins w:id="55" w:author="wuji liu" w:date="2018-09-21T21:13:00Z"/>
          <w:rFonts w:ascii="Times New Roman" w:hAnsi="Times New Roman" w:cs="Times New Roman"/>
        </w:rPr>
      </w:pPr>
      <w:ins w:id="56" w:author="wuji liu" w:date="2018-09-21T21:20:00Z">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4">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ins>
    </w:p>
    <w:p w14:paraId="5ECDEFE3" w14:textId="225C9706" w:rsidR="00081601" w:rsidRPr="00081601" w:rsidRDefault="00081601">
      <w:pPr>
        <w:rPr>
          <w:ins w:id="57" w:author="wuji liu" w:date="2018-09-21T21:20:00Z"/>
          <w:rFonts w:ascii="Times New Roman" w:hAnsi="Times New Roman" w:cs="Times New Roman"/>
          <w:rPrChange w:id="58" w:author="wuji liu" w:date="2018-09-21T21:24:00Z">
            <w:rPr>
              <w:ins w:id="59" w:author="wuji liu" w:date="2018-09-21T21:20:00Z"/>
              <w:rFonts w:ascii="Times New Roman" w:hAnsi="Times New Roman" w:cs="Times New Roman"/>
            </w:rPr>
          </w:rPrChange>
        </w:rPr>
      </w:pPr>
      <w:ins w:id="60" w:author="wuji liu" w:date="2018-09-21T21:20:00Z">
        <w:r>
          <w:rPr>
            <w:rFonts w:ascii="Times New Roman" w:hAnsi="Times New Roman" w:cs="Times New Roman"/>
          </w:rPr>
          <w:t xml:space="preserve">(2) </w:t>
        </w:r>
      </w:ins>
      <w:ins w:id="61" w:author="wuji liu" w:date="2018-09-21T21:21:00Z">
        <w:r>
          <w:rPr>
            <w:rFonts w:ascii="Times New Roman" w:hAnsi="Times New Roman" w:cs="Times New Roman"/>
          </w:rPr>
          <w:t xml:space="preserve">Choose </w:t>
        </w:r>
        <w:r w:rsidRPr="00FE0ECA">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081601">
          <w:rPr>
            <w:rFonts w:ascii="Times New Roman" w:hAnsi="Times New Roman" w:cs="Times New Roman"/>
            <w:rPrChange w:id="62" w:author="wuji liu" w:date="2018-09-21T21:24:00Z">
              <w:rPr>
                <w:rFonts w:ascii="Times New Roman" w:hAnsi="Times New Roman" w:cs="Times New Roman"/>
                <w:b/>
              </w:rPr>
            </w:rPrChange>
          </w:rPr>
          <w:t xml:space="preserve">to generate </w:t>
        </w:r>
        <w:r w:rsidRPr="00081601">
          <w:rPr>
            <w:rFonts w:ascii="Times New Roman" w:hAnsi="Times New Roman" w:cs="Times New Roman"/>
            <w:rPrChange w:id="63" w:author="wuji liu" w:date="2018-09-21T21:24:00Z">
              <w:rPr>
                <w:rFonts w:ascii="Times New Roman" w:hAnsi="Times New Roman" w:cs="Times New Roman"/>
                <w:b/>
              </w:rPr>
            </w:rPrChange>
          </w:rPr>
          <w:t>Weight Matrix File</w:t>
        </w:r>
      </w:ins>
    </w:p>
    <w:p w14:paraId="0AADBE1D" w14:textId="04D0A261" w:rsidR="00032B11" w:rsidRPr="005F0426" w:rsidRDefault="0031525C">
      <w:pPr>
        <w:rPr>
          <w:rFonts w:ascii="Times New Roman" w:hAnsi="Times New Roman" w:cs="Times New Roman"/>
        </w:rPr>
      </w:pPr>
      <w:r w:rsidRPr="005F0426">
        <w:rPr>
          <w:rFonts w:ascii="Times New Roman" w:hAnsi="Times New Roman" w:cs="Times New Roman"/>
        </w:rPr>
        <w:t>(</w:t>
      </w:r>
      <w:del w:id="64" w:author="wuji liu" w:date="2018-09-21T21:22:00Z">
        <w:r w:rsidRPr="005F0426" w:rsidDel="00081601">
          <w:rPr>
            <w:rFonts w:ascii="Times New Roman" w:hAnsi="Times New Roman" w:cs="Times New Roman"/>
          </w:rPr>
          <w:delText>1</w:delText>
        </w:r>
      </w:del>
      <w:ins w:id="65" w:author="wuji liu" w:date="2018-09-21T21:22:00Z">
        <w:r w:rsidR="00081601">
          <w:rPr>
            <w:rFonts w:ascii="Times New Roman" w:hAnsi="Times New Roman" w:cs="Times New Roman"/>
          </w:rPr>
          <w:t>3</w:t>
        </w:r>
      </w:ins>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ins w:id="66" w:author="wuji liu" w:date="2018-09-21T21:20:00Z">
        <w:r w:rsidR="00081601">
          <w:rPr>
            <w:rFonts w:ascii="Times New Roman" w:hAnsi="Times New Roman" w:cs="Times New Roman"/>
          </w:rPr>
          <w:t>7</w:t>
        </w:r>
        <w:r w:rsidR="00081601">
          <w:rPr>
            <w:rFonts w:ascii="Times New Roman" w:hAnsi="Times New Roman" w:cs="Times New Roman"/>
          </w:rPr>
          <w:br/>
        </w:r>
      </w:ins>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6B7B401D" w:rsidR="00C20D81" w:rsidRPr="005F0426" w:rsidRDefault="00914DF2" w:rsidP="008E648A">
      <w:pPr>
        <w:rPr>
          <w:rFonts w:ascii="Times New Roman" w:hAnsi="Times New Roman" w:cs="Times New Roman"/>
        </w:rPr>
      </w:pPr>
      <w:r w:rsidRPr="005F0426">
        <w:rPr>
          <w:rFonts w:ascii="Times New Roman" w:hAnsi="Times New Roman" w:cs="Times New Roman"/>
        </w:rPr>
        <w:t>(</w:t>
      </w:r>
      <w:del w:id="67" w:author="wuji liu" w:date="2018-09-21T21:26:00Z">
        <w:r w:rsidRPr="005F0426" w:rsidDel="00081601">
          <w:rPr>
            <w:rFonts w:ascii="Times New Roman" w:hAnsi="Times New Roman" w:cs="Times New Roman"/>
          </w:rPr>
          <w:delText>2</w:delText>
        </w:r>
      </w:del>
      <w:ins w:id="68" w:author="wuji liu" w:date="2018-09-21T21:26:00Z">
        <w:r w:rsidR="00081601">
          <w:rPr>
            <w:rFonts w:ascii="Times New Roman" w:hAnsi="Times New Roman" w:cs="Times New Roman"/>
          </w:rPr>
          <w:t>4</w:t>
        </w:r>
      </w:ins>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764B56F5" w:rsidR="00AD06FA" w:rsidRPr="005F0426" w:rsidRDefault="00C375B4">
      <w:pPr>
        <w:rPr>
          <w:rFonts w:ascii="Times New Roman" w:hAnsi="Times New Roman" w:cs="Times New Roman"/>
        </w:rPr>
      </w:pPr>
      <w:r w:rsidRPr="005F0426">
        <w:rPr>
          <w:rFonts w:ascii="Times New Roman" w:hAnsi="Times New Roman" w:cs="Times New Roman"/>
        </w:rPr>
        <w:t>(</w:t>
      </w:r>
      <w:del w:id="69" w:author="wuji liu" w:date="2018-09-21T21:26:00Z">
        <w:r w:rsidRPr="005F0426" w:rsidDel="00081601">
          <w:rPr>
            <w:rFonts w:ascii="Times New Roman" w:hAnsi="Times New Roman" w:cs="Times New Roman"/>
          </w:rPr>
          <w:delText>3</w:delText>
        </w:r>
      </w:del>
      <w:ins w:id="70" w:author="wuji liu" w:date="2018-09-21T21:26:00Z">
        <w:r w:rsidR="00081601">
          <w:rPr>
            <w:rFonts w:ascii="Times New Roman" w:hAnsi="Times New Roman" w:cs="Times New Roman"/>
          </w:rPr>
          <w:t>5</w:t>
        </w:r>
      </w:ins>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29C0BCB0" w:rsidR="00AD06FA" w:rsidRPr="005F0426" w:rsidRDefault="00DC14F4">
      <w:pPr>
        <w:rPr>
          <w:rFonts w:ascii="Times New Roman" w:hAnsi="Times New Roman" w:cs="Times New Roman"/>
        </w:rPr>
      </w:pPr>
      <w:r w:rsidRPr="005F0426">
        <w:rPr>
          <w:rFonts w:ascii="Times New Roman" w:hAnsi="Times New Roman" w:cs="Times New Roman"/>
        </w:rPr>
        <w:t>(</w:t>
      </w:r>
      <w:del w:id="71" w:author="wuji liu" w:date="2018-09-21T21:26:00Z">
        <w:r w:rsidRPr="005F0426" w:rsidDel="00081601">
          <w:rPr>
            <w:rFonts w:ascii="Times New Roman" w:hAnsi="Times New Roman" w:cs="Times New Roman"/>
          </w:rPr>
          <w:delText>4</w:delText>
        </w:r>
      </w:del>
      <w:ins w:id="72" w:author="wuji liu" w:date="2018-09-21T21:26:00Z">
        <w:r w:rsidR="00081601">
          <w:rPr>
            <w:rFonts w:ascii="Times New Roman" w:hAnsi="Times New Roman" w:cs="Times New Roman"/>
          </w:rPr>
          <w:t>6</w:t>
        </w:r>
      </w:ins>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4B5A301F" w:rsidR="00643483" w:rsidRDefault="00643483">
      <w:pPr>
        <w:rPr>
          <w:rFonts w:ascii="Times New Roman" w:hAnsi="Times New Roman" w:cs="Times New Roman"/>
        </w:rPr>
      </w:pPr>
      <w:r w:rsidRPr="005F0426">
        <w:rPr>
          <w:rFonts w:ascii="Times New Roman" w:hAnsi="Times New Roman" w:cs="Times New Roman"/>
        </w:rPr>
        <w:lastRenderedPageBreak/>
        <w:t>(</w:t>
      </w:r>
      <w:del w:id="73" w:author="wuji liu" w:date="2018-09-21T21:26:00Z">
        <w:r w:rsidRPr="005F0426" w:rsidDel="00081601">
          <w:rPr>
            <w:rFonts w:ascii="Times New Roman" w:hAnsi="Times New Roman" w:cs="Times New Roman"/>
          </w:rPr>
          <w:delText>5</w:delText>
        </w:r>
      </w:del>
      <w:ins w:id="74" w:author="wuji liu" w:date="2018-09-21T21:26:00Z">
        <w:r w:rsidR="00081601">
          <w:rPr>
            <w:rFonts w:ascii="Times New Roman" w:hAnsi="Times New Roman" w:cs="Times New Roman"/>
          </w:rPr>
          <w:t>7</w:t>
        </w:r>
      </w:ins>
      <w:r w:rsidRPr="005F0426">
        <w:rPr>
          <w:rFonts w:ascii="Times New Roman" w:hAnsi="Times New Roman" w:cs="Times New Roman"/>
        </w:rPr>
        <w:t>) Set the event urgency. If</w:t>
      </w:r>
      <w:ins w:id="75" w:author="wuji liu" w:date="2018-09-21T21:26:00Z">
        <w:r w:rsidR="00081601">
          <w:rPr>
            <w:rFonts w:ascii="Times New Roman" w:hAnsi="Times New Roman" w:cs="Times New Roman"/>
          </w:rPr>
          <w:t xml:space="preserve"> </w:t>
        </w:r>
      </w:ins>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r w:rsidR="00CC0177" w:rsidRPr="005F0426">
        <w:rPr>
          <w:rFonts w:ascii="Times New Roman" w:hAnsi="Times New Roman" w:cs="Times New Roman"/>
          <w:b/>
        </w:rPr>
        <w:t>T</w:t>
      </w:r>
      <w:r w:rsidRPr="005F0426">
        <w:rPr>
          <w:rFonts w:ascii="Times New Roman" w:hAnsi="Times New Roman" w:cs="Times New Roman"/>
          <w:b/>
        </w:rPr>
        <w:t>he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del w:id="76" w:author="wuji liu" w:date="2018-09-21T21:27:00Z">
        <w:r w:rsidR="00E46050" w:rsidRPr="005F0426" w:rsidDel="009B4BB8">
          <w:rPr>
            <w:rFonts w:ascii="Times New Roman" w:hAnsi="Times New Roman" w:cs="Times New Roman"/>
          </w:rPr>
          <w:delText xml:space="preserve">please </w:delText>
        </w:r>
        <w:bookmarkStart w:id="77" w:name="_GoBack"/>
        <w:bookmarkEnd w:id="77"/>
        <w:r w:rsidR="00E46050" w:rsidRPr="005F0426" w:rsidDel="009B4BB8">
          <w:rPr>
            <w:rFonts w:ascii="Times New Roman" w:hAnsi="Times New Roman" w:cs="Times New Roman"/>
          </w:rPr>
          <w:delText xml:space="preserve"> input</w:delText>
        </w:r>
      </w:del>
      <w:ins w:id="78" w:author="wuji liu" w:date="2018-09-21T21:27:00Z">
        <w:r w:rsidR="009B4BB8" w:rsidRPr="005F0426">
          <w:rPr>
            <w:rFonts w:ascii="Times New Roman" w:hAnsi="Times New Roman" w:cs="Times New Roman"/>
          </w:rPr>
          <w:t>please input</w:t>
        </w:r>
      </w:ins>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74041D64" w:rsidR="00AD06FA" w:rsidRPr="005F0426" w:rsidRDefault="00AC6E29">
      <w:pPr>
        <w:rPr>
          <w:rFonts w:ascii="Times New Roman" w:hAnsi="Times New Roman" w:cs="Times New Roman"/>
        </w:rPr>
      </w:pPr>
      <w:r w:rsidRPr="005F0426">
        <w:rPr>
          <w:rFonts w:ascii="Times New Roman" w:hAnsi="Times New Roman" w:cs="Times New Roman"/>
        </w:rPr>
        <w:t>(</w:t>
      </w:r>
      <w:del w:id="79" w:author="wuji liu" w:date="2018-09-21T21:26:00Z">
        <w:r w:rsidRPr="005F0426" w:rsidDel="00081601">
          <w:rPr>
            <w:rFonts w:ascii="Times New Roman" w:hAnsi="Times New Roman" w:cs="Times New Roman"/>
          </w:rPr>
          <w:delText>6</w:delText>
        </w:r>
      </w:del>
      <w:ins w:id="80" w:author="wuji liu" w:date="2018-09-21T21:26:00Z">
        <w:r w:rsidR="00081601">
          <w:rPr>
            <w:rFonts w:ascii="Times New Roman" w:hAnsi="Times New Roman" w:cs="Times New Roman"/>
          </w:rPr>
          <w:t>8</w:t>
        </w:r>
      </w:ins>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3EABF82" w:rsidR="00AD06FA" w:rsidRDefault="00AF2FE6">
      <w:pPr>
        <w:rPr>
          <w:rFonts w:ascii="Times New Roman" w:hAnsi="Times New Roman" w:cs="Times New Roman"/>
        </w:rPr>
      </w:pPr>
      <w:r w:rsidRPr="005F0426">
        <w:rPr>
          <w:rFonts w:ascii="Times New Roman" w:hAnsi="Times New Roman" w:cs="Times New Roman"/>
        </w:rPr>
        <w:t>(</w:t>
      </w:r>
      <w:del w:id="81" w:author="wuji liu" w:date="2018-09-21T21:26:00Z">
        <w:r w:rsidRPr="005F0426" w:rsidDel="00081601">
          <w:rPr>
            <w:rFonts w:ascii="Times New Roman" w:hAnsi="Times New Roman" w:cs="Times New Roman"/>
          </w:rPr>
          <w:delText>7</w:delText>
        </w:r>
      </w:del>
      <w:ins w:id="82" w:author="wuji liu" w:date="2018-09-21T21:26:00Z">
        <w:r w:rsidR="00081601">
          <w:rPr>
            <w:rFonts w:ascii="Times New Roman" w:hAnsi="Times New Roman" w:cs="Times New Roman"/>
          </w:rPr>
          <w:t>9</w:t>
        </w:r>
      </w:ins>
      <w:r w:rsidRPr="005F0426">
        <w:rPr>
          <w:rFonts w:ascii="Times New Roman" w:hAnsi="Times New Roman" w:cs="Times New Roman"/>
        </w:rPr>
        <w:t xml:space="preserve">) After taking the aforementioned steps,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del w:id="83" w:author="wuji liu" w:date="2018-09-21T21:26:00Z">
        <w:r w:rsidR="008B69BE" w:rsidRPr="005F0426" w:rsidDel="00081601">
          <w:rPr>
            <w:rFonts w:ascii="Times New Roman" w:hAnsi="Times New Roman" w:cs="Times New Roman"/>
          </w:rPr>
          <w:delText>map, that</w:delText>
        </w:r>
      </w:del>
      <w:ins w:id="84" w:author="wuji liu" w:date="2018-09-21T21:26:00Z">
        <w:r w:rsidR="00081601" w:rsidRPr="005F0426">
          <w:rPr>
            <w:rFonts w:ascii="Times New Roman" w:hAnsi="Times New Roman" w:cs="Times New Roman"/>
          </w:rPr>
          <w:t>map, which</w:t>
        </w:r>
      </w:ins>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85"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85"/>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The format of an input file is same as the function for exacting a retweet network. The result is similar to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4-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2C4BE" w14:textId="77777777" w:rsidR="00F81FB1" w:rsidRDefault="00F81FB1" w:rsidP="007719D6">
      <w:pPr>
        <w:spacing w:after="0" w:line="240" w:lineRule="auto"/>
      </w:pPr>
      <w:r>
        <w:separator/>
      </w:r>
    </w:p>
  </w:endnote>
  <w:endnote w:type="continuationSeparator" w:id="0">
    <w:p w14:paraId="3E9A1F82" w14:textId="77777777" w:rsidR="00F81FB1" w:rsidRDefault="00F81FB1"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40D40" w14:textId="77777777" w:rsidR="00F81FB1" w:rsidRDefault="00F81FB1" w:rsidP="007719D6">
      <w:pPr>
        <w:spacing w:after="0" w:line="240" w:lineRule="auto"/>
      </w:pPr>
      <w:r>
        <w:separator/>
      </w:r>
    </w:p>
  </w:footnote>
  <w:footnote w:type="continuationSeparator" w:id="0">
    <w:p w14:paraId="3C0114FA" w14:textId="77777777" w:rsidR="00F81FB1" w:rsidRDefault="00F81FB1" w:rsidP="00771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498B1201"/>
    <w:multiLevelType w:val="hybridMultilevel"/>
    <w:tmpl w:val="2F6CC492"/>
    <w:lvl w:ilvl="0" w:tplc="9E7A5F3A">
      <w:start w:val="1"/>
      <w:numFmt w:val="bullet"/>
      <w:lvlText w:val="?"/>
      <w:lvlJc w:val="left"/>
      <w:pPr>
        <w:ind w:left="940" w:hanging="360"/>
      </w:pPr>
      <w:rPr>
        <w:rFonts w:ascii="Calibri" w:eastAsia="等线"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uji liu">
    <w15:presenceInfo w15:providerId="Windows Live" w15:userId="5e6a3ba22543f1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79DD"/>
    <w:rsid w:val="00127179"/>
    <w:rsid w:val="00130211"/>
    <w:rsid w:val="0013794C"/>
    <w:rsid w:val="001400D3"/>
    <w:rsid w:val="00140BD3"/>
    <w:rsid w:val="001576C8"/>
    <w:rsid w:val="00157F16"/>
    <w:rsid w:val="0016730E"/>
    <w:rsid w:val="001710E1"/>
    <w:rsid w:val="00171CDE"/>
    <w:rsid w:val="00191B23"/>
    <w:rsid w:val="00192046"/>
    <w:rsid w:val="001930AD"/>
    <w:rsid w:val="001A7120"/>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86CC5"/>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B69BE"/>
    <w:rsid w:val="008C1285"/>
    <w:rsid w:val="008D39B0"/>
    <w:rsid w:val="008E31AA"/>
    <w:rsid w:val="008E648A"/>
    <w:rsid w:val="008F305F"/>
    <w:rsid w:val="00902299"/>
    <w:rsid w:val="0090495B"/>
    <w:rsid w:val="00912162"/>
    <w:rsid w:val="00914DF2"/>
    <w:rsid w:val="009176D9"/>
    <w:rsid w:val="00924A25"/>
    <w:rsid w:val="0092526C"/>
    <w:rsid w:val="00930F2E"/>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AEA"/>
  </w:style>
  <w:style w:type="paragraph" w:styleId="1">
    <w:name w:val="heading 1"/>
    <w:basedOn w:val="a"/>
    <w:link w:val="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01D7A"/>
  </w:style>
  <w:style w:type="character" w:customStyle="1" w:styleId="Char">
    <w:name w:val="日期 Char"/>
    <w:basedOn w:val="a0"/>
    <w:link w:val="a3"/>
    <w:uiPriority w:val="99"/>
    <w:semiHidden/>
    <w:rsid w:val="00B01D7A"/>
  </w:style>
  <w:style w:type="paragraph" w:styleId="a4">
    <w:name w:val="List Paragraph"/>
    <w:basedOn w:val="a"/>
    <w:uiPriority w:val="34"/>
    <w:qFormat/>
    <w:rsid w:val="00945FB1"/>
    <w:pPr>
      <w:ind w:left="720"/>
      <w:contextualSpacing/>
    </w:pPr>
  </w:style>
  <w:style w:type="character" w:styleId="a5">
    <w:name w:val="Hyperlink"/>
    <w:basedOn w:val="a0"/>
    <w:uiPriority w:val="99"/>
    <w:unhideWhenUsed/>
    <w:rsid w:val="001C39B1"/>
    <w:rPr>
      <w:color w:val="0563C1" w:themeColor="hyperlink"/>
      <w:u w:val="single"/>
    </w:rPr>
  </w:style>
  <w:style w:type="character" w:customStyle="1" w:styleId="Mention">
    <w:name w:val="Mention"/>
    <w:basedOn w:val="a0"/>
    <w:uiPriority w:val="99"/>
    <w:semiHidden/>
    <w:unhideWhenUsed/>
    <w:rsid w:val="001C39B1"/>
    <w:rPr>
      <w:color w:val="2B579A"/>
      <w:shd w:val="clear" w:color="auto" w:fill="E6E6E6"/>
    </w:rPr>
  </w:style>
  <w:style w:type="table" w:styleId="a6">
    <w:name w:val="Table Grid"/>
    <w:basedOn w:val="a1"/>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6-2">
    <w:name w:val="Grid Table 6 Colorful Accent 2"/>
    <w:basedOn w:val="a1"/>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List Table 4 Accent 2"/>
    <w:basedOn w:val="a1"/>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7">
    <w:name w:val="FollowedHyperlink"/>
    <w:basedOn w:val="a0"/>
    <w:uiPriority w:val="99"/>
    <w:semiHidden/>
    <w:unhideWhenUsed/>
    <w:rsid w:val="0077143F"/>
    <w:rPr>
      <w:color w:val="954F72" w:themeColor="followedHyperlink"/>
      <w:u w:val="single"/>
    </w:rPr>
  </w:style>
  <w:style w:type="character" w:customStyle="1" w:styleId="1Char">
    <w:name w:val="标题 1 Char"/>
    <w:basedOn w:val="a0"/>
    <w:link w:val="1"/>
    <w:uiPriority w:val="9"/>
    <w:rsid w:val="0095469A"/>
    <w:rPr>
      <w:rFonts w:ascii="Times New Roman" w:eastAsia="Times New Roman" w:hAnsi="Times New Roman" w:cs="Times New Roman"/>
      <w:b/>
      <w:bCs/>
      <w:kern w:val="36"/>
      <w:sz w:val="48"/>
      <w:szCs w:val="48"/>
    </w:rPr>
  </w:style>
  <w:style w:type="paragraph" w:styleId="a8">
    <w:name w:val="Balloon Text"/>
    <w:basedOn w:val="a"/>
    <w:link w:val="Char0"/>
    <w:uiPriority w:val="99"/>
    <w:semiHidden/>
    <w:unhideWhenUsed/>
    <w:rsid w:val="00F667D2"/>
    <w:pPr>
      <w:spacing w:after="0" w:line="240" w:lineRule="auto"/>
    </w:pPr>
    <w:rPr>
      <w:sz w:val="18"/>
      <w:szCs w:val="18"/>
    </w:rPr>
  </w:style>
  <w:style w:type="character" w:customStyle="1" w:styleId="Char0">
    <w:name w:val="批注框文本 Char"/>
    <w:basedOn w:val="a0"/>
    <w:link w:val="a8"/>
    <w:uiPriority w:val="99"/>
    <w:semiHidden/>
    <w:rsid w:val="00F667D2"/>
    <w:rPr>
      <w:sz w:val="18"/>
      <w:szCs w:val="18"/>
    </w:rPr>
  </w:style>
  <w:style w:type="paragraph" w:styleId="a9">
    <w:name w:val="header"/>
    <w:basedOn w:val="a"/>
    <w:link w:val="Char1"/>
    <w:uiPriority w:val="99"/>
    <w:unhideWhenUsed/>
    <w:rsid w:val="007719D6"/>
    <w:pPr>
      <w:tabs>
        <w:tab w:val="center" w:pos="4320"/>
        <w:tab w:val="right" w:pos="8640"/>
      </w:tabs>
      <w:spacing w:after="0" w:line="240" w:lineRule="auto"/>
    </w:pPr>
  </w:style>
  <w:style w:type="character" w:customStyle="1" w:styleId="Char1">
    <w:name w:val="页眉 Char"/>
    <w:basedOn w:val="a0"/>
    <w:link w:val="a9"/>
    <w:uiPriority w:val="99"/>
    <w:rsid w:val="007719D6"/>
  </w:style>
  <w:style w:type="paragraph" w:styleId="aa">
    <w:name w:val="footer"/>
    <w:basedOn w:val="a"/>
    <w:link w:val="Char2"/>
    <w:uiPriority w:val="99"/>
    <w:unhideWhenUsed/>
    <w:rsid w:val="007719D6"/>
    <w:pPr>
      <w:tabs>
        <w:tab w:val="center" w:pos="4320"/>
        <w:tab w:val="right" w:pos="8640"/>
      </w:tabs>
      <w:spacing w:after="0" w:line="240" w:lineRule="auto"/>
    </w:pPr>
  </w:style>
  <w:style w:type="character" w:customStyle="1" w:styleId="Char2">
    <w:name w:val="页脚 Char"/>
    <w:basedOn w:val="a0"/>
    <w:link w:val="aa"/>
    <w:uiPriority w:val="99"/>
    <w:rsid w:val="0077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6665B-7FF6-417B-AC73-1D89E762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27</Pages>
  <Words>2581</Words>
  <Characters>14717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wuji liu</cp:lastModifiedBy>
  <cp:revision>28</cp:revision>
  <cp:lastPrinted>2018-08-27T15:19:00Z</cp:lastPrinted>
  <dcterms:created xsi:type="dcterms:W3CDTF">2018-07-07T13:00:00Z</dcterms:created>
  <dcterms:modified xsi:type="dcterms:W3CDTF">2018-09-22T01:27:00Z</dcterms:modified>
</cp:coreProperties>
</file>